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251A72" w14:textId="60B1D9F3" w:rsidR="005A4F74" w:rsidRPr="00936891" w:rsidRDefault="009F1539" w:rsidP="00936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Cs w:val="20"/>
        </w:rPr>
      </w:pPr>
      <w:r>
        <w:rPr>
          <w:rFonts w:ascii="Arial Narrow" w:hAnsi="Arial Narrow"/>
          <w:b/>
          <w:szCs w:val="20"/>
        </w:rPr>
        <w:t xml:space="preserve"> </w:t>
      </w:r>
      <w:r w:rsidR="005A4F74" w:rsidRPr="00936891">
        <w:rPr>
          <w:rFonts w:ascii="Arial Narrow" w:hAnsi="Arial Narrow"/>
          <w:b/>
          <w:szCs w:val="20"/>
        </w:rPr>
        <w:t>CONTRATO DE PRESTACION DE SERVICIOS ARTISTICOS</w:t>
      </w:r>
    </w:p>
    <w:p w14:paraId="09747530"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p w14:paraId="53C069F5"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p w14:paraId="17ADCCB3" w14:textId="2A5B57C4"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r w:rsidRPr="005A4F74">
        <w:rPr>
          <w:rFonts w:ascii="Arial Narrow" w:hAnsi="Arial Narrow"/>
          <w:b/>
          <w:bCs/>
          <w:sz w:val="20"/>
          <w:szCs w:val="20"/>
        </w:rPr>
        <w:t xml:space="preserve">CONTRATO DE PRESTACION DE SERVICIOS ARTISTICOS QUE CELEBRAN POR UNA PARTE </w:t>
      </w:r>
      <w:r w:rsidR="00936891">
        <w:rPr>
          <w:rFonts w:ascii="Arial Narrow" w:hAnsi="Arial Narrow"/>
          <w:b/>
          <w:bCs/>
          <w:sz w:val="20"/>
          <w:szCs w:val="20"/>
        </w:rPr>
        <w:t xml:space="preserve"> BOOKING INTERNATIONAL MÉXICO </w:t>
      </w:r>
      <w:r w:rsidRPr="005A4F74">
        <w:rPr>
          <w:rFonts w:ascii="Arial Narrow" w:hAnsi="Arial Narrow"/>
          <w:b/>
          <w:bCs/>
          <w:sz w:val="20"/>
          <w:szCs w:val="20"/>
        </w:rPr>
        <w:t>REPRESENTADA POR EL ING</w:t>
      </w:r>
      <w:r w:rsidR="00936891">
        <w:rPr>
          <w:rFonts w:ascii="Arial Narrow" w:hAnsi="Arial Narrow"/>
          <w:b/>
          <w:bCs/>
          <w:sz w:val="20"/>
          <w:szCs w:val="20"/>
        </w:rPr>
        <w:t>. ELEAZAR MACEDO MANZANO</w:t>
      </w:r>
      <w:r w:rsidRPr="005A4F74">
        <w:rPr>
          <w:rFonts w:ascii="Arial Narrow" w:hAnsi="Arial Narrow"/>
          <w:b/>
          <w:bCs/>
          <w:sz w:val="20"/>
          <w:szCs w:val="20"/>
        </w:rPr>
        <w:t>, Y POR LA OTRA PARTE</w:t>
      </w:r>
      <w:r w:rsidRPr="005A4F74">
        <w:rPr>
          <w:rFonts w:ascii="Arial Narrow" w:hAnsi="Arial Narrow"/>
          <w:b/>
          <w:sz w:val="20"/>
          <w:szCs w:val="20"/>
        </w:rPr>
        <w:t xml:space="preserve"> </w:t>
      </w:r>
      <w:r w:rsidR="004F66B3">
        <w:rPr>
          <w:rFonts w:ascii="Arial Narrow" w:hAnsi="Arial Narrow"/>
          <w:b/>
          <w:sz w:val="20"/>
          <w:szCs w:val="20"/>
        </w:rPr>
        <w:t xml:space="preserve">LA SRA. </w:t>
      </w:r>
      <w:r w:rsidR="004F66B3" w:rsidRPr="004F66B3">
        <w:rPr>
          <w:rFonts w:ascii="Arial Narrow" w:hAnsi="Arial Narrow"/>
          <w:b/>
          <w:sz w:val="20"/>
          <w:szCs w:val="20"/>
        </w:rPr>
        <w:t>NORMA LEDO PARRA</w:t>
      </w:r>
      <w:r w:rsidR="004F66B3">
        <w:rPr>
          <w:rFonts w:ascii="Arial Narrow" w:hAnsi="Arial Narrow"/>
          <w:b/>
          <w:sz w:val="20"/>
          <w:szCs w:val="20"/>
        </w:rPr>
        <w:t xml:space="preserve"> </w:t>
      </w:r>
      <w:r w:rsidRPr="005A4F74">
        <w:rPr>
          <w:rFonts w:ascii="Arial Narrow" w:hAnsi="Arial Narrow"/>
          <w:b/>
          <w:sz w:val="20"/>
          <w:szCs w:val="20"/>
        </w:rPr>
        <w:t xml:space="preserve"> A QUIEN EL LO SUCESIVO LE LLAMAREMOS</w:t>
      </w:r>
      <w:r w:rsidRPr="005A4F74">
        <w:rPr>
          <w:rFonts w:ascii="Arial Narrow" w:hAnsi="Arial Narrow"/>
          <w:b/>
          <w:bCs/>
          <w:sz w:val="20"/>
          <w:szCs w:val="20"/>
        </w:rPr>
        <w:t xml:space="preserve"> “LA EMPRESA”, AL TENOR DE LAS SIGUIENTES DECLARACIONES Y CLAUSULAS. </w:t>
      </w:r>
    </w:p>
    <w:p w14:paraId="0192A9B3"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p>
    <w:p w14:paraId="7284F41E"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r w:rsidRPr="005A4F74">
        <w:rPr>
          <w:rFonts w:ascii="Arial Narrow" w:hAnsi="Arial Narrow"/>
          <w:b/>
          <w:bCs/>
          <w:sz w:val="20"/>
          <w:szCs w:val="20"/>
        </w:rPr>
        <w:t>D E C L A R A C I O N E S</w:t>
      </w:r>
    </w:p>
    <w:p w14:paraId="719616A9"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p w14:paraId="25F04F33" w14:textId="41A264F0"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r w:rsidRPr="005A4F74">
        <w:rPr>
          <w:rFonts w:ascii="Arial Narrow" w:hAnsi="Arial Narrow"/>
          <w:b/>
          <w:bCs/>
          <w:sz w:val="20"/>
          <w:szCs w:val="20"/>
        </w:rPr>
        <w:t xml:space="preserve">DECLARA </w:t>
      </w:r>
      <w:r w:rsidR="00936891">
        <w:rPr>
          <w:rFonts w:ascii="Arial Narrow" w:hAnsi="Arial Narrow"/>
          <w:b/>
          <w:bCs/>
          <w:sz w:val="20"/>
          <w:szCs w:val="20"/>
        </w:rPr>
        <w:t xml:space="preserve">BOOKING INTERNATIONAL MÉXICO </w:t>
      </w:r>
      <w:r w:rsidRPr="005A4F74">
        <w:rPr>
          <w:rFonts w:ascii="Arial Narrow" w:hAnsi="Arial Narrow"/>
          <w:b/>
          <w:bCs/>
          <w:sz w:val="20"/>
          <w:szCs w:val="20"/>
        </w:rPr>
        <w:t xml:space="preserve"> A TRAVÉS DE SU REPRESENTANTE LEGAL QUE: </w:t>
      </w:r>
    </w:p>
    <w:p w14:paraId="4575BEFE" w14:textId="781A333E" w:rsidR="005A4F74" w:rsidRPr="005A4F74" w:rsidRDefault="005A4F74" w:rsidP="005A4F74">
      <w:pPr>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DECLARA </w:t>
      </w:r>
      <w:r w:rsidR="00936891">
        <w:rPr>
          <w:rFonts w:ascii="Arial Narrow" w:hAnsi="Arial Narrow"/>
          <w:b/>
          <w:bCs/>
          <w:sz w:val="20"/>
          <w:szCs w:val="20"/>
        </w:rPr>
        <w:t xml:space="preserve">BOOKING INTERNATIONAL MÉXICO </w:t>
      </w:r>
      <w:r w:rsidRPr="005A4F74">
        <w:rPr>
          <w:rFonts w:ascii="Arial Narrow" w:hAnsi="Arial Narrow"/>
          <w:b/>
          <w:bCs/>
          <w:sz w:val="20"/>
          <w:szCs w:val="20"/>
        </w:rPr>
        <w:t xml:space="preserve"> A TRAVÉS DE SU REPRESENTANTE LEGAL QUE: </w:t>
      </w:r>
    </w:p>
    <w:p w14:paraId="512CE001"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p>
    <w:p w14:paraId="220332D2" w14:textId="532D68D5" w:rsidR="009F1539" w:rsidRPr="005A4F74" w:rsidRDefault="009F1539" w:rsidP="009F15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a) Es una sociedad mercantil constituida conforme a las leyes de la República Mexicana e inscrita en el registro Público de Comercio de la Ciudad de Puerto Vallarta, Jalisco, con R.F.C: </w:t>
      </w:r>
      <w:r>
        <w:rPr>
          <w:rFonts w:ascii="Arial Narrow" w:hAnsi="Arial Narrow"/>
          <w:b/>
          <w:sz w:val="20"/>
          <w:szCs w:val="20"/>
        </w:rPr>
        <w:t>BIM150519</w:t>
      </w:r>
      <w:r w:rsidR="00261497">
        <w:rPr>
          <w:rFonts w:ascii="Arial Narrow" w:hAnsi="Arial Narrow"/>
          <w:b/>
          <w:sz w:val="20"/>
          <w:szCs w:val="20"/>
        </w:rPr>
        <w:t>7</w:t>
      </w:r>
      <w:r>
        <w:rPr>
          <w:rFonts w:ascii="Arial Narrow" w:hAnsi="Arial Narrow"/>
          <w:b/>
          <w:sz w:val="20"/>
          <w:szCs w:val="20"/>
        </w:rPr>
        <w:t xml:space="preserve">X3 </w:t>
      </w:r>
      <w:r w:rsidRPr="005A4F74">
        <w:rPr>
          <w:rFonts w:ascii="Arial Narrow" w:hAnsi="Arial Narrow"/>
          <w:b/>
          <w:sz w:val="20"/>
          <w:szCs w:val="20"/>
        </w:rPr>
        <w:t xml:space="preserve">según consta en el Instrumento Notarial número </w:t>
      </w:r>
      <w:r>
        <w:rPr>
          <w:rFonts w:ascii="Arial Narrow" w:hAnsi="Arial Narrow"/>
          <w:b/>
          <w:sz w:val="20"/>
          <w:szCs w:val="20"/>
        </w:rPr>
        <w:t>1,514</w:t>
      </w:r>
      <w:r w:rsidRPr="005A4F74">
        <w:rPr>
          <w:rFonts w:ascii="Arial Narrow" w:hAnsi="Arial Narrow"/>
          <w:b/>
          <w:sz w:val="20"/>
          <w:szCs w:val="20"/>
        </w:rPr>
        <w:t xml:space="preserve">, Tomo número </w:t>
      </w:r>
      <w:r>
        <w:rPr>
          <w:rFonts w:ascii="Arial Narrow" w:hAnsi="Arial Narrow"/>
          <w:b/>
          <w:sz w:val="20"/>
          <w:szCs w:val="20"/>
        </w:rPr>
        <w:t>05</w:t>
      </w:r>
      <w:r w:rsidRPr="005A4F74">
        <w:rPr>
          <w:rFonts w:ascii="Arial Narrow" w:hAnsi="Arial Narrow"/>
          <w:b/>
          <w:sz w:val="20"/>
          <w:szCs w:val="20"/>
        </w:rPr>
        <w:t xml:space="preserve">, Libro </w:t>
      </w:r>
      <w:r>
        <w:rPr>
          <w:rFonts w:ascii="Arial Narrow" w:hAnsi="Arial Narrow"/>
          <w:b/>
          <w:sz w:val="20"/>
          <w:szCs w:val="20"/>
        </w:rPr>
        <w:t>02</w:t>
      </w:r>
      <w:r w:rsidRPr="005A4F74">
        <w:rPr>
          <w:rFonts w:ascii="Arial Narrow" w:hAnsi="Arial Narrow"/>
          <w:b/>
          <w:sz w:val="20"/>
          <w:szCs w:val="20"/>
        </w:rPr>
        <w:t xml:space="preserve">; pasada ante la Fe del Notario Público Número </w:t>
      </w:r>
      <w:r>
        <w:rPr>
          <w:rFonts w:ascii="Arial Narrow" w:hAnsi="Arial Narrow"/>
          <w:b/>
          <w:sz w:val="20"/>
          <w:szCs w:val="20"/>
        </w:rPr>
        <w:t>6</w:t>
      </w:r>
      <w:r w:rsidRPr="005A4F74">
        <w:rPr>
          <w:rFonts w:ascii="Arial Narrow" w:hAnsi="Arial Narrow"/>
          <w:b/>
          <w:sz w:val="20"/>
          <w:szCs w:val="20"/>
        </w:rPr>
        <w:t>,</w:t>
      </w:r>
      <w:r>
        <w:rPr>
          <w:rFonts w:ascii="Arial Narrow" w:hAnsi="Arial Narrow"/>
          <w:b/>
          <w:sz w:val="20"/>
          <w:szCs w:val="20"/>
        </w:rPr>
        <w:t xml:space="preserve"> </w:t>
      </w:r>
      <w:r w:rsidRPr="005A4F74">
        <w:rPr>
          <w:rFonts w:ascii="Arial Narrow" w:hAnsi="Arial Narrow"/>
          <w:b/>
          <w:sz w:val="20"/>
          <w:szCs w:val="20"/>
        </w:rPr>
        <w:t xml:space="preserve"> Lic. </w:t>
      </w:r>
      <w:r>
        <w:rPr>
          <w:rFonts w:ascii="Arial Narrow" w:hAnsi="Arial Narrow"/>
          <w:b/>
          <w:sz w:val="20"/>
          <w:szCs w:val="20"/>
        </w:rPr>
        <w:t>Sergio O. Ramírez Brambila</w:t>
      </w:r>
      <w:r w:rsidRPr="005A4F74">
        <w:rPr>
          <w:rFonts w:ascii="Arial Narrow" w:hAnsi="Arial Narrow"/>
          <w:b/>
          <w:sz w:val="20"/>
          <w:szCs w:val="20"/>
        </w:rPr>
        <w:t>; de la ciudad de Pu</w:t>
      </w:r>
      <w:r>
        <w:rPr>
          <w:rFonts w:ascii="Arial Narrow" w:hAnsi="Arial Narrow"/>
          <w:b/>
          <w:sz w:val="20"/>
          <w:szCs w:val="20"/>
        </w:rPr>
        <w:t>erto Vallarta, Jalisco, México.</w:t>
      </w:r>
    </w:p>
    <w:p w14:paraId="58E28E26" w14:textId="57C211D1"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b) Estar representada legalmente por el </w:t>
      </w:r>
      <w:r w:rsidR="00CB2B12" w:rsidRPr="005A4F74">
        <w:rPr>
          <w:rFonts w:ascii="Arial Narrow" w:hAnsi="Arial Narrow"/>
          <w:b/>
          <w:sz w:val="20"/>
          <w:szCs w:val="20"/>
        </w:rPr>
        <w:t xml:space="preserve">ING. </w:t>
      </w:r>
      <w:r w:rsidR="007336A9">
        <w:rPr>
          <w:rFonts w:ascii="Arial Narrow" w:hAnsi="Arial Narrow"/>
          <w:b/>
          <w:sz w:val="20"/>
          <w:szCs w:val="20"/>
        </w:rPr>
        <w:t>ELEAZAR MACEDO MANZANO</w:t>
      </w:r>
      <w:r w:rsidRPr="005A4F74">
        <w:rPr>
          <w:rFonts w:ascii="Arial Narrow" w:hAnsi="Arial Narrow"/>
          <w:b/>
          <w:sz w:val="20"/>
          <w:szCs w:val="20"/>
        </w:rPr>
        <w:t xml:space="preserve"> en su carácter de Representante Legal. </w:t>
      </w:r>
    </w:p>
    <w:p w14:paraId="06743893" w14:textId="0015485B"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c) Que para los fines y efectos legales del presente contrato, señala como su domicilio legal Calle </w:t>
      </w:r>
      <w:r w:rsidR="007336A9">
        <w:rPr>
          <w:rFonts w:ascii="Arial Narrow" w:hAnsi="Arial Narrow"/>
          <w:b/>
          <w:sz w:val="20"/>
          <w:szCs w:val="20"/>
        </w:rPr>
        <w:t xml:space="preserve">Cuauhtémoc #484 – 3. Col. Centro </w:t>
      </w:r>
      <w:r w:rsidRPr="005A4F74">
        <w:rPr>
          <w:rFonts w:ascii="Arial Narrow" w:hAnsi="Arial Narrow"/>
          <w:b/>
          <w:sz w:val="20"/>
          <w:szCs w:val="20"/>
        </w:rPr>
        <w:t xml:space="preserve"> Pu</w:t>
      </w:r>
      <w:r w:rsidR="007336A9">
        <w:rPr>
          <w:rFonts w:ascii="Arial Narrow" w:hAnsi="Arial Narrow"/>
          <w:b/>
          <w:sz w:val="20"/>
          <w:szCs w:val="20"/>
        </w:rPr>
        <w:t>erto Vallarta Jalisco, C.P 48300</w:t>
      </w:r>
      <w:r w:rsidRPr="005A4F74">
        <w:rPr>
          <w:rFonts w:ascii="Arial Narrow" w:hAnsi="Arial Narrow"/>
          <w:b/>
          <w:sz w:val="20"/>
          <w:szCs w:val="20"/>
        </w:rPr>
        <w:t xml:space="preserve"> </w:t>
      </w:r>
    </w:p>
    <w:p w14:paraId="33AB210A"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d) Dentro de su objeto social se encuentra la celebración de contratos para la presentación de servicios artísticos, incluyendo dentro de estos servicios la producción de espectáculos en general, representación y contratación de artistas para eventos, por lo que está facultado para celebrar el presente contrato. </w:t>
      </w:r>
    </w:p>
    <w:p w14:paraId="471F5AF8" w14:textId="7FD4ACA2"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r w:rsidRPr="005A4F74">
        <w:rPr>
          <w:rFonts w:ascii="Arial Narrow" w:hAnsi="Arial Narrow"/>
          <w:b/>
          <w:sz w:val="20"/>
          <w:szCs w:val="20"/>
        </w:rPr>
        <w:t xml:space="preserve">e) En virtud de lo señalado en el inciso anterior, cuenta con las facultades necesarias para hacer posible la contratación del </w:t>
      </w:r>
      <w:r w:rsidR="004F66B3">
        <w:rPr>
          <w:rFonts w:ascii="Arial Narrow" w:hAnsi="Arial Narrow"/>
          <w:b/>
          <w:sz w:val="20"/>
          <w:szCs w:val="20"/>
        </w:rPr>
        <w:t>grupo</w:t>
      </w:r>
      <w:r w:rsidR="007336A9">
        <w:rPr>
          <w:rFonts w:ascii="Arial Narrow" w:hAnsi="Arial Narrow"/>
          <w:b/>
          <w:sz w:val="20"/>
          <w:szCs w:val="20"/>
        </w:rPr>
        <w:t xml:space="preserve"> </w:t>
      </w:r>
      <w:r w:rsidR="004F66B3">
        <w:rPr>
          <w:rFonts w:ascii="Arial Narrow" w:hAnsi="Arial Narrow"/>
          <w:b/>
          <w:sz w:val="20"/>
          <w:szCs w:val="20"/>
        </w:rPr>
        <w:t>comercialmente conocido como “LOS ANGELES DE CHARLY”</w:t>
      </w:r>
      <w:r w:rsidRPr="005A4F74">
        <w:rPr>
          <w:rFonts w:ascii="Arial Narrow" w:hAnsi="Arial Narrow"/>
          <w:b/>
          <w:sz w:val="20"/>
          <w:szCs w:val="20"/>
        </w:rPr>
        <w:t xml:space="preserve">, en lo sucesivo </w:t>
      </w:r>
      <w:r w:rsidRPr="005A4F74">
        <w:rPr>
          <w:rFonts w:ascii="Arial Narrow" w:hAnsi="Arial Narrow"/>
          <w:b/>
          <w:bCs/>
          <w:sz w:val="20"/>
          <w:szCs w:val="20"/>
        </w:rPr>
        <w:t>“EL ARTISTA”</w:t>
      </w:r>
      <w:r w:rsidRPr="005A4F74">
        <w:rPr>
          <w:rFonts w:ascii="Arial Narrow" w:hAnsi="Arial Narrow"/>
          <w:b/>
          <w:sz w:val="20"/>
          <w:szCs w:val="20"/>
        </w:rPr>
        <w:t>, para llevar a cabo una presentación (“LA PRESENTACIÓN”), en la C</w:t>
      </w:r>
      <w:r w:rsidR="004F66B3">
        <w:rPr>
          <w:rFonts w:ascii="Arial Narrow" w:hAnsi="Arial Narrow"/>
          <w:b/>
          <w:sz w:val="20"/>
          <w:szCs w:val="20"/>
        </w:rPr>
        <w:t>iudad de ATLIXCO PUEBLA</w:t>
      </w:r>
      <w:r w:rsidRPr="005A4F74">
        <w:rPr>
          <w:rFonts w:ascii="Arial Narrow" w:hAnsi="Arial Narrow"/>
          <w:b/>
          <w:bCs/>
          <w:sz w:val="20"/>
          <w:szCs w:val="20"/>
        </w:rPr>
        <w:t>.</w:t>
      </w:r>
    </w:p>
    <w:p w14:paraId="18F1A9DF"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f) Su representante legal cuenta con las facultades necesarias y suficientes para celebrar el presente contrato, mismas que no le han sido modificadas o alteradas en forma alguna. </w:t>
      </w:r>
    </w:p>
    <w:p w14:paraId="7EA48D9B"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r w:rsidRPr="005A4F74">
        <w:rPr>
          <w:rFonts w:ascii="Arial Narrow" w:hAnsi="Arial Narrow"/>
          <w:b/>
          <w:bCs/>
          <w:sz w:val="20"/>
          <w:szCs w:val="20"/>
        </w:rPr>
        <w:t xml:space="preserve">DECLARA </w:t>
      </w:r>
      <w:r w:rsidRPr="005A4F74">
        <w:rPr>
          <w:rFonts w:ascii="Arial Narrow" w:hAnsi="Arial Narrow"/>
          <w:b/>
          <w:sz w:val="20"/>
          <w:szCs w:val="20"/>
        </w:rPr>
        <w:t>“LA EMPRESA”</w:t>
      </w:r>
      <w:r w:rsidRPr="005A4F74">
        <w:rPr>
          <w:rFonts w:ascii="Arial Narrow" w:hAnsi="Arial Narrow"/>
          <w:b/>
          <w:bCs/>
          <w:sz w:val="20"/>
          <w:szCs w:val="20"/>
        </w:rPr>
        <w:t xml:space="preserve"> QUE: </w:t>
      </w:r>
    </w:p>
    <w:p w14:paraId="3C323A74" w14:textId="01163C8B" w:rsidR="00352FAD" w:rsidRPr="004F66B3" w:rsidRDefault="005A4F74" w:rsidP="004F66B3">
      <w:pPr>
        <w:pStyle w:val="Prrafodelista"/>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lang w:val="es-MX"/>
        </w:rPr>
      </w:pPr>
      <w:r w:rsidRPr="004F66B3">
        <w:rPr>
          <w:rFonts w:ascii="Arial Narrow" w:hAnsi="Arial Narrow"/>
          <w:b/>
          <w:sz w:val="20"/>
          <w:szCs w:val="20"/>
          <w:lang w:val="es-MX"/>
        </w:rPr>
        <w:t xml:space="preserve">Es una persona </w:t>
      </w:r>
      <w:r w:rsidR="004F66B3" w:rsidRPr="004F66B3">
        <w:rPr>
          <w:rFonts w:ascii="Arial Narrow" w:hAnsi="Arial Narrow"/>
          <w:b/>
          <w:sz w:val="20"/>
          <w:szCs w:val="20"/>
          <w:lang w:val="es-MX"/>
        </w:rPr>
        <w:t>F</w:t>
      </w:r>
      <w:r w:rsidR="00352FAD" w:rsidRPr="004F66B3">
        <w:rPr>
          <w:rFonts w:ascii="Arial Narrow" w:hAnsi="Arial Narrow"/>
          <w:b/>
          <w:bCs/>
          <w:sz w:val="20"/>
          <w:szCs w:val="20"/>
          <w:lang w:val="es-MX"/>
        </w:rPr>
        <w:t>ISICA</w:t>
      </w:r>
      <w:r w:rsidRPr="004F66B3">
        <w:rPr>
          <w:rFonts w:ascii="Arial Narrow" w:hAnsi="Arial Narrow"/>
          <w:b/>
          <w:bCs/>
          <w:sz w:val="20"/>
          <w:szCs w:val="20"/>
          <w:lang w:val="es-MX"/>
        </w:rPr>
        <w:t xml:space="preserve"> </w:t>
      </w:r>
      <w:r w:rsidRPr="004F66B3">
        <w:rPr>
          <w:rFonts w:ascii="Arial Narrow" w:hAnsi="Arial Narrow"/>
          <w:b/>
          <w:sz w:val="20"/>
          <w:szCs w:val="20"/>
          <w:lang w:val="es-MX"/>
        </w:rPr>
        <w:t xml:space="preserve">debidamente constituida conforme a las leyes de </w:t>
      </w:r>
      <w:r w:rsidRPr="004F66B3">
        <w:rPr>
          <w:rFonts w:ascii="Arial Narrow" w:hAnsi="Arial Narrow"/>
          <w:b/>
          <w:bCs/>
          <w:sz w:val="20"/>
          <w:szCs w:val="20"/>
          <w:lang w:val="es-MX"/>
        </w:rPr>
        <w:t>MÉXICO</w:t>
      </w:r>
      <w:r w:rsidRPr="004F66B3">
        <w:rPr>
          <w:rFonts w:ascii="Arial Narrow" w:hAnsi="Arial Narrow"/>
          <w:b/>
          <w:sz w:val="20"/>
          <w:szCs w:val="20"/>
          <w:lang w:val="es-MX"/>
        </w:rPr>
        <w:t>, con RFC</w:t>
      </w:r>
      <w:r w:rsidRPr="004F66B3">
        <w:rPr>
          <w:rFonts w:ascii="Arial Narrow" w:hAnsi="Arial Narrow"/>
          <w:b/>
          <w:bCs/>
          <w:sz w:val="20"/>
          <w:szCs w:val="20"/>
          <w:lang w:val="es-MX"/>
        </w:rPr>
        <w:t xml:space="preserve">: </w:t>
      </w:r>
      <w:r w:rsidR="004F66B3" w:rsidRPr="004F66B3">
        <w:rPr>
          <w:rFonts w:ascii="Arial Narrow" w:hAnsi="Arial Narrow"/>
          <w:b/>
          <w:bCs/>
          <w:sz w:val="20"/>
          <w:szCs w:val="20"/>
          <w:lang w:val="es-MX"/>
        </w:rPr>
        <w:t>IDMEX1105669873</w:t>
      </w:r>
    </w:p>
    <w:p w14:paraId="28E4610B" w14:textId="33ABD611" w:rsidR="005A4F74" w:rsidRDefault="00352FAD" w:rsidP="005A4F74">
      <w:pPr>
        <w:pStyle w:val="Prrafodelista"/>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lang w:val="es-MX"/>
        </w:rPr>
      </w:pPr>
      <w:r w:rsidRPr="00352FAD">
        <w:rPr>
          <w:rFonts w:ascii="Arial Narrow" w:hAnsi="Arial Narrow"/>
          <w:b/>
          <w:sz w:val="20"/>
          <w:szCs w:val="20"/>
          <w:lang w:val="es-MX"/>
        </w:rPr>
        <w:lastRenderedPageBreak/>
        <w:t xml:space="preserve">Cuenta con la capacidad económica y financiera para cumplir con las obligaciones que se deriven de la celebración del presente contrato. </w:t>
      </w:r>
      <w:r w:rsidR="005A4F74" w:rsidRPr="00352FAD">
        <w:rPr>
          <w:rFonts w:ascii="Arial Narrow" w:hAnsi="Arial Narrow"/>
          <w:b/>
          <w:sz w:val="20"/>
          <w:szCs w:val="20"/>
          <w:lang w:val="es-MX"/>
        </w:rPr>
        <w:t xml:space="preserve"> </w:t>
      </w:r>
    </w:p>
    <w:p w14:paraId="4ED2A03B" w14:textId="77777777" w:rsidR="00352FAD" w:rsidRPr="00352FAD" w:rsidRDefault="00352FAD" w:rsidP="00352FAD">
      <w:pPr>
        <w:pStyle w:val="Prrafodelista"/>
        <w:rPr>
          <w:rFonts w:ascii="Arial Narrow" w:hAnsi="Arial Narrow"/>
          <w:b/>
          <w:sz w:val="20"/>
          <w:szCs w:val="20"/>
          <w:lang w:val="es-MX"/>
        </w:rPr>
      </w:pPr>
    </w:p>
    <w:p w14:paraId="5794371E" w14:textId="795C058D" w:rsidR="00352FAD" w:rsidRPr="004F66B3" w:rsidRDefault="00352FAD" w:rsidP="00AD1CA4">
      <w:pPr>
        <w:pStyle w:val="Prrafodelista"/>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lang w:val="es-MX"/>
        </w:rPr>
      </w:pPr>
      <w:r w:rsidRPr="004F66B3">
        <w:rPr>
          <w:rFonts w:ascii="Arial Narrow" w:hAnsi="Arial Narrow"/>
          <w:b/>
          <w:sz w:val="20"/>
          <w:szCs w:val="20"/>
          <w:lang w:val="es-MX"/>
        </w:rPr>
        <w:t xml:space="preserve">Que para los fines y efectos legales del presente contrato, señala su domicilio legal en: </w:t>
      </w:r>
      <w:r w:rsidR="004F66B3" w:rsidRPr="004F66B3">
        <w:rPr>
          <w:rFonts w:ascii="Arial Narrow" w:hAnsi="Arial Narrow"/>
          <w:b/>
          <w:sz w:val="20"/>
          <w:szCs w:val="20"/>
          <w:lang w:val="es-MX"/>
        </w:rPr>
        <w:t>Circuito Interior Oriente Lote 13 Central de Abastos Puebla Pué</w:t>
      </w:r>
    </w:p>
    <w:p w14:paraId="13BB9802" w14:textId="3F37B253" w:rsidR="00352FAD" w:rsidRPr="00352FAD" w:rsidRDefault="00352FAD" w:rsidP="00352FAD">
      <w:pPr>
        <w:pStyle w:val="Prrafodelista"/>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lang w:val="es-MX"/>
        </w:rPr>
      </w:pPr>
      <w:r w:rsidRPr="00352FAD">
        <w:rPr>
          <w:rFonts w:ascii="Arial Narrow" w:hAnsi="Arial Narrow"/>
          <w:b/>
          <w:sz w:val="20"/>
          <w:szCs w:val="20"/>
          <w:lang w:val="es-MX"/>
        </w:rPr>
        <w:t xml:space="preserve">Estar representada legalmente por </w:t>
      </w:r>
      <w:r w:rsidR="004F66B3">
        <w:rPr>
          <w:rFonts w:ascii="Arial Narrow" w:hAnsi="Arial Narrow"/>
          <w:b/>
          <w:sz w:val="20"/>
          <w:szCs w:val="20"/>
          <w:lang w:val="es-MX"/>
        </w:rPr>
        <w:t>la Sra Norma Ledo P</w:t>
      </w:r>
      <w:r w:rsidR="004F66B3" w:rsidRPr="004F66B3">
        <w:rPr>
          <w:rFonts w:ascii="Arial Narrow" w:hAnsi="Arial Narrow"/>
          <w:b/>
          <w:sz w:val="20"/>
          <w:szCs w:val="20"/>
          <w:lang w:val="es-MX"/>
        </w:rPr>
        <w:t xml:space="preserve">arra </w:t>
      </w:r>
      <w:r w:rsidRPr="00352FAD">
        <w:rPr>
          <w:rFonts w:ascii="Arial Narrow" w:hAnsi="Arial Narrow"/>
          <w:b/>
          <w:sz w:val="20"/>
          <w:szCs w:val="20"/>
          <w:lang w:val="es-MX"/>
        </w:rPr>
        <w:t>en su carácter de representante legal.</w:t>
      </w:r>
    </w:p>
    <w:p w14:paraId="28BFF761" w14:textId="77777777" w:rsid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p w14:paraId="156E7DDD" w14:textId="77777777" w:rsidR="00352FAD" w:rsidRPr="005A4F74" w:rsidRDefault="00352FAD"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p w14:paraId="6781FEAE" w14:textId="2C50485F"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DECLARAN CONJUNTAMENTE LAS PARTES: </w:t>
      </w:r>
      <w:r w:rsidRPr="005A4F74">
        <w:rPr>
          <w:rFonts w:ascii="Arial Narrow" w:hAnsi="Arial Narrow"/>
          <w:b/>
          <w:sz w:val="20"/>
          <w:szCs w:val="20"/>
        </w:rPr>
        <w:t xml:space="preserve">Única Que el objeto del presente contrato es la producción y realización de una presentación </w:t>
      </w:r>
      <w:r w:rsidR="004F66B3">
        <w:rPr>
          <w:rFonts w:ascii="Arial Narrow" w:hAnsi="Arial Narrow"/>
          <w:b/>
          <w:sz w:val="20"/>
          <w:szCs w:val="20"/>
        </w:rPr>
        <w:t>PRIVADA</w:t>
      </w:r>
      <w:r w:rsidRPr="005A4F74">
        <w:rPr>
          <w:rFonts w:ascii="Arial Narrow" w:hAnsi="Arial Narrow"/>
          <w:b/>
          <w:sz w:val="20"/>
          <w:szCs w:val="20"/>
        </w:rPr>
        <w:t xml:space="preserve">  de “EL ARTISTA”. Tomando en consideración las declaraciones que anteceden, las partes acuerdan en sujetarse a lo dispuesto en las siguientes:</w:t>
      </w:r>
    </w:p>
    <w:p w14:paraId="01144D21"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p>
    <w:p w14:paraId="02DF9E65"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r w:rsidRPr="005A4F74">
        <w:rPr>
          <w:rFonts w:ascii="Arial Narrow" w:hAnsi="Arial Narrow"/>
          <w:b/>
          <w:bCs/>
          <w:sz w:val="20"/>
          <w:szCs w:val="20"/>
        </w:rPr>
        <w:t>CLÁUSULAS</w:t>
      </w:r>
    </w:p>
    <w:p w14:paraId="57CC2D08"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p w14:paraId="46DA20E8" w14:textId="1EF51FA2"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PRIMERA.- </w:t>
      </w:r>
      <w:r w:rsidRPr="005A4F74">
        <w:rPr>
          <w:rFonts w:ascii="Arial Narrow" w:hAnsi="Arial Narrow"/>
          <w:b/>
          <w:sz w:val="20"/>
          <w:szCs w:val="20"/>
        </w:rPr>
        <w:t xml:space="preserve">LA EMPRESA contrata a “EL ARTISTA” a través de </w:t>
      </w:r>
      <w:r w:rsidR="00936891">
        <w:rPr>
          <w:rFonts w:ascii="Arial Narrow" w:hAnsi="Arial Narrow"/>
          <w:b/>
          <w:bCs/>
          <w:sz w:val="20"/>
          <w:szCs w:val="20"/>
        </w:rPr>
        <w:t>BOOKING INTERNATIONAL MÉXICO</w:t>
      </w:r>
      <w:r w:rsidR="00352FAD">
        <w:rPr>
          <w:rFonts w:ascii="Arial Narrow" w:hAnsi="Arial Narrow"/>
          <w:b/>
          <w:sz w:val="20"/>
          <w:szCs w:val="20"/>
        </w:rPr>
        <w:t xml:space="preserve">, para  realizar 1 (UNA) </w:t>
      </w:r>
      <w:r w:rsidRPr="005A4F74">
        <w:rPr>
          <w:rFonts w:ascii="Arial Narrow" w:hAnsi="Arial Narrow"/>
          <w:b/>
          <w:sz w:val="20"/>
          <w:szCs w:val="20"/>
        </w:rPr>
        <w:t xml:space="preserve">presentación en vivo, en la siguiente ciudad: </w:t>
      </w:r>
    </w:p>
    <w:p w14:paraId="17BB8EB5" w14:textId="556FAD19" w:rsidR="005A4F74" w:rsidRPr="005A4F74" w:rsidRDefault="005A4F74" w:rsidP="004F66B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a) Ciudad:</w:t>
      </w:r>
      <w:r w:rsidR="004F66B3" w:rsidRPr="004F66B3">
        <w:t xml:space="preserve"> </w:t>
      </w:r>
      <w:r w:rsidR="004F66B3">
        <w:rPr>
          <w:rFonts w:ascii="Arial Narrow" w:hAnsi="Arial Narrow"/>
          <w:b/>
          <w:sz w:val="20"/>
          <w:szCs w:val="20"/>
        </w:rPr>
        <w:t>Atlixco, Puebla</w:t>
      </w:r>
      <w:r w:rsidRPr="005A4F74">
        <w:rPr>
          <w:rFonts w:ascii="Arial Narrow" w:hAnsi="Arial Narrow"/>
          <w:b/>
          <w:sz w:val="20"/>
          <w:szCs w:val="20"/>
        </w:rPr>
        <w:t>.</w:t>
      </w:r>
      <w:r w:rsidR="004F66B3">
        <w:rPr>
          <w:rFonts w:ascii="Arial Narrow" w:hAnsi="Arial Narrow"/>
          <w:b/>
          <w:sz w:val="20"/>
          <w:szCs w:val="20"/>
        </w:rPr>
        <w:t xml:space="preserve"> </w:t>
      </w:r>
      <w:r w:rsidRPr="005A4F74">
        <w:rPr>
          <w:rFonts w:ascii="Arial Narrow" w:hAnsi="Arial Narrow"/>
          <w:b/>
          <w:sz w:val="20"/>
          <w:szCs w:val="20"/>
        </w:rPr>
        <w:t xml:space="preserve"> </w:t>
      </w:r>
      <w:r w:rsidR="004F66B3" w:rsidRPr="005A4F74">
        <w:rPr>
          <w:rFonts w:ascii="Arial Narrow" w:hAnsi="Arial Narrow"/>
          <w:b/>
          <w:sz w:val="20"/>
          <w:szCs w:val="20"/>
        </w:rPr>
        <w:t xml:space="preserve">En el inmueble </w:t>
      </w:r>
      <w:r w:rsidRPr="005A4F74">
        <w:rPr>
          <w:rFonts w:ascii="Arial Narrow" w:hAnsi="Arial Narrow"/>
          <w:b/>
          <w:sz w:val="20"/>
          <w:szCs w:val="20"/>
        </w:rPr>
        <w:t xml:space="preserve">conocido como </w:t>
      </w:r>
      <w:r w:rsidR="004F66B3">
        <w:rPr>
          <w:rFonts w:ascii="Arial Narrow" w:hAnsi="Arial Narrow"/>
          <w:b/>
          <w:sz w:val="20"/>
          <w:szCs w:val="20"/>
        </w:rPr>
        <w:t xml:space="preserve">Finca las Palmas. </w:t>
      </w:r>
      <w:r w:rsidRPr="005A4F74">
        <w:rPr>
          <w:rFonts w:ascii="Arial Narrow" w:hAnsi="Arial Narrow"/>
          <w:b/>
          <w:bCs/>
          <w:sz w:val="20"/>
          <w:szCs w:val="20"/>
        </w:rPr>
        <w:t xml:space="preserve"> </w:t>
      </w:r>
      <w:r w:rsidR="004F66B3" w:rsidRPr="005A4F74">
        <w:rPr>
          <w:rFonts w:ascii="Arial Narrow" w:hAnsi="Arial Narrow"/>
          <w:b/>
          <w:bCs/>
          <w:sz w:val="20"/>
          <w:szCs w:val="20"/>
        </w:rPr>
        <w:t>Ubicado</w:t>
      </w:r>
      <w:r w:rsidRPr="005A4F74">
        <w:rPr>
          <w:rFonts w:ascii="Arial Narrow" w:hAnsi="Arial Narrow"/>
          <w:b/>
          <w:bCs/>
          <w:sz w:val="20"/>
          <w:szCs w:val="20"/>
        </w:rPr>
        <w:t xml:space="preserve"> en </w:t>
      </w:r>
      <w:r w:rsidR="004F66B3" w:rsidRPr="004F66B3">
        <w:rPr>
          <w:rFonts w:ascii="Arial Narrow" w:hAnsi="Arial Narrow"/>
          <w:b/>
          <w:bCs/>
          <w:sz w:val="20"/>
          <w:szCs w:val="20"/>
        </w:rPr>
        <w:t>Dirección: Calle Campestre El Pinar s/n, Ex Hacienda Tizayuca, 74200</w:t>
      </w:r>
      <w:r w:rsidR="004F66B3">
        <w:rPr>
          <w:rFonts w:ascii="Arial Narrow" w:hAnsi="Arial Narrow"/>
          <w:b/>
          <w:bCs/>
          <w:sz w:val="20"/>
          <w:szCs w:val="20"/>
        </w:rPr>
        <w:t xml:space="preserve"> </w:t>
      </w:r>
      <w:r w:rsidR="004F66B3" w:rsidRPr="004F66B3">
        <w:rPr>
          <w:rFonts w:ascii="Arial Narrow" w:hAnsi="Arial Narrow"/>
          <w:b/>
          <w:bCs/>
          <w:sz w:val="20"/>
          <w:szCs w:val="20"/>
        </w:rPr>
        <w:t>Atlixco, Pue.</w:t>
      </w:r>
      <w:r w:rsidRPr="005A4F74">
        <w:rPr>
          <w:rFonts w:ascii="Arial Narrow" w:hAnsi="Arial Narrow"/>
          <w:b/>
          <w:bCs/>
          <w:sz w:val="20"/>
          <w:szCs w:val="20"/>
        </w:rPr>
        <w:t xml:space="preserve"> </w:t>
      </w:r>
      <w:r w:rsidRPr="005A4F74">
        <w:rPr>
          <w:rFonts w:ascii="Arial Narrow" w:hAnsi="Arial Narrow"/>
          <w:b/>
          <w:sz w:val="20"/>
          <w:szCs w:val="20"/>
        </w:rPr>
        <w:t xml:space="preserve">Con un aforo de </w:t>
      </w:r>
      <w:r w:rsidR="00F0689B">
        <w:rPr>
          <w:rFonts w:ascii="Arial Narrow" w:hAnsi="Arial Narrow"/>
          <w:b/>
          <w:sz w:val="20"/>
          <w:szCs w:val="20"/>
        </w:rPr>
        <w:t>150</w:t>
      </w:r>
      <w:r w:rsidRPr="005A4F74">
        <w:rPr>
          <w:rFonts w:ascii="Arial Narrow" w:hAnsi="Arial Narrow"/>
          <w:b/>
          <w:bCs/>
          <w:sz w:val="20"/>
          <w:szCs w:val="20"/>
        </w:rPr>
        <w:t xml:space="preserve"> </w:t>
      </w:r>
      <w:r w:rsidRPr="005A4F74">
        <w:rPr>
          <w:rFonts w:ascii="Arial Narrow" w:hAnsi="Arial Narrow"/>
          <w:b/>
          <w:sz w:val="20"/>
          <w:szCs w:val="20"/>
        </w:rPr>
        <w:t xml:space="preserve">personas </w:t>
      </w:r>
      <w:r w:rsidR="00F0689B">
        <w:rPr>
          <w:rFonts w:ascii="Arial Narrow" w:hAnsi="Arial Narrow"/>
          <w:b/>
          <w:sz w:val="20"/>
          <w:szCs w:val="20"/>
        </w:rPr>
        <w:t>aprox, el día  20 de Mayo 2017 a las  19</w:t>
      </w:r>
      <w:r w:rsidRPr="005A4F74">
        <w:rPr>
          <w:rFonts w:ascii="Arial Narrow" w:hAnsi="Arial Narrow"/>
          <w:b/>
          <w:sz w:val="20"/>
          <w:szCs w:val="20"/>
        </w:rPr>
        <w:t>:00 horas, c</w:t>
      </w:r>
      <w:r w:rsidR="00F0689B">
        <w:rPr>
          <w:rFonts w:ascii="Arial Narrow" w:hAnsi="Arial Narrow"/>
          <w:b/>
          <w:sz w:val="20"/>
          <w:szCs w:val="20"/>
        </w:rPr>
        <w:t>on una duración aproximada de 120</w:t>
      </w:r>
      <w:r w:rsidRPr="005A4F74">
        <w:rPr>
          <w:rFonts w:ascii="Arial Narrow" w:hAnsi="Arial Narrow"/>
          <w:b/>
          <w:sz w:val="20"/>
          <w:szCs w:val="20"/>
        </w:rPr>
        <w:t xml:space="preserve"> (</w:t>
      </w:r>
      <w:r w:rsidR="00F0689B">
        <w:rPr>
          <w:rFonts w:ascii="Arial Narrow" w:hAnsi="Arial Narrow"/>
          <w:b/>
          <w:sz w:val="20"/>
          <w:szCs w:val="20"/>
        </w:rPr>
        <w:t>Ciento Veinte</w:t>
      </w:r>
      <w:r w:rsidRPr="005A4F74">
        <w:rPr>
          <w:rFonts w:ascii="Arial Narrow" w:hAnsi="Arial Narrow"/>
          <w:b/>
          <w:sz w:val="20"/>
          <w:szCs w:val="20"/>
        </w:rPr>
        <w:t>) minutos.</w:t>
      </w:r>
    </w:p>
    <w:p w14:paraId="050F6B9E" w14:textId="77777777" w:rsidR="00CB2B12" w:rsidRDefault="00CB2B12"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p w14:paraId="4474B0A9" w14:textId="7ED526C5"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SEGUNDA.- </w:t>
      </w:r>
      <w:r w:rsidRPr="005A4F74">
        <w:rPr>
          <w:rFonts w:ascii="Arial Narrow" w:hAnsi="Arial Narrow"/>
          <w:b/>
          <w:sz w:val="20"/>
          <w:szCs w:val="20"/>
        </w:rPr>
        <w:t xml:space="preserve">Serán obligaciones de </w:t>
      </w:r>
      <w:r w:rsidR="00936891">
        <w:rPr>
          <w:rFonts w:ascii="Arial Narrow" w:hAnsi="Arial Narrow"/>
          <w:b/>
          <w:bCs/>
          <w:sz w:val="20"/>
          <w:szCs w:val="20"/>
        </w:rPr>
        <w:t>BOOKING INTERNATIONAL MÉXICO</w:t>
      </w:r>
      <w:r w:rsidRPr="005A4F74">
        <w:rPr>
          <w:rFonts w:ascii="Arial Narrow" w:hAnsi="Arial Narrow"/>
          <w:b/>
          <w:sz w:val="20"/>
          <w:szCs w:val="20"/>
        </w:rPr>
        <w:t xml:space="preserve"> las siguientes: </w:t>
      </w:r>
    </w:p>
    <w:p w14:paraId="74F3BEFC" w14:textId="37940AA5" w:rsidR="005A4F74" w:rsidRPr="005A4F74" w:rsidRDefault="005A4F74" w:rsidP="005A4F74">
      <w:pPr>
        <w:numPr>
          <w:ilvl w:val="0"/>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Supervisar la</w:t>
      </w:r>
      <w:r w:rsidR="00352FAD">
        <w:rPr>
          <w:rFonts w:ascii="Arial Narrow" w:hAnsi="Arial Narrow"/>
          <w:b/>
          <w:sz w:val="20"/>
          <w:szCs w:val="20"/>
        </w:rPr>
        <w:t xml:space="preserve"> producción y la realización de El </w:t>
      </w:r>
      <w:r w:rsidRPr="005A4F74">
        <w:rPr>
          <w:rFonts w:ascii="Arial Narrow" w:hAnsi="Arial Narrow"/>
          <w:b/>
          <w:sz w:val="20"/>
          <w:szCs w:val="20"/>
        </w:rPr>
        <w:t xml:space="preserve">EVENTO. </w:t>
      </w:r>
    </w:p>
    <w:p w14:paraId="45F2C7BA" w14:textId="74A0DAE6" w:rsidR="005A4F74" w:rsidRPr="005A4F74" w:rsidRDefault="005A4F74" w:rsidP="005A4F74">
      <w:pPr>
        <w:numPr>
          <w:ilvl w:val="0"/>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Presentar a “EL ARTISTA” en el inmueble antes de dar inicio con</w:t>
      </w:r>
      <w:r w:rsidR="00352FAD">
        <w:rPr>
          <w:rFonts w:ascii="Arial Narrow" w:hAnsi="Arial Narrow"/>
          <w:b/>
          <w:sz w:val="20"/>
          <w:szCs w:val="20"/>
        </w:rPr>
        <w:t xml:space="preserve"> el </w:t>
      </w:r>
      <w:r w:rsidRPr="005A4F74">
        <w:rPr>
          <w:rFonts w:ascii="Arial Narrow" w:hAnsi="Arial Narrow"/>
          <w:b/>
          <w:sz w:val="20"/>
          <w:szCs w:val="20"/>
        </w:rPr>
        <w:t>evento</w:t>
      </w:r>
      <w:del w:id="0" w:author="Roberto" w:date="2014-05-12T21:57:00Z">
        <w:r w:rsidRPr="005A4F74" w:rsidDel="000D32BB">
          <w:rPr>
            <w:rFonts w:ascii="Arial Narrow" w:hAnsi="Arial Narrow"/>
            <w:b/>
            <w:sz w:val="20"/>
            <w:szCs w:val="20"/>
          </w:rPr>
          <w:delText xml:space="preserve"> </w:delText>
        </w:r>
      </w:del>
      <w:ins w:id="1" w:author="Hugo" w:date="2014-05-12T21:53:00Z">
        <w:del w:id="2" w:author="Roberto" w:date="2014-05-12T21:57:00Z">
          <w:r w:rsidRPr="005A4F74" w:rsidDel="000D32BB">
            <w:rPr>
              <w:rFonts w:ascii="Arial Narrow" w:hAnsi="Arial Narrow"/>
              <w:b/>
              <w:sz w:val="20"/>
              <w:szCs w:val="20"/>
            </w:rPr>
            <w:delText xml:space="preserve"> </w:delText>
          </w:r>
        </w:del>
      </w:ins>
    </w:p>
    <w:p w14:paraId="3BA03E00" w14:textId="77777777" w:rsidR="00CB2B12" w:rsidRDefault="00CB2B12"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p w14:paraId="700BB483" w14:textId="77777777" w:rsidR="00352FAD"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TERCERA.- </w:t>
      </w:r>
      <w:r w:rsidRPr="005A4F74">
        <w:rPr>
          <w:rFonts w:ascii="Arial Narrow" w:hAnsi="Arial Narrow"/>
          <w:b/>
          <w:sz w:val="20"/>
          <w:szCs w:val="20"/>
        </w:rPr>
        <w:t xml:space="preserve">Serán obligaciones de “LA EMPRESA”: </w:t>
      </w:r>
    </w:p>
    <w:p w14:paraId="4FC08D7C" w14:textId="37DBF490"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Brindar los siguientes requerimientos para “EL ARTISTA”.</w:t>
      </w:r>
    </w:p>
    <w:p w14:paraId="3875BD3C" w14:textId="77777777" w:rsidR="005A4F74" w:rsidRDefault="005A4F74" w:rsidP="005A4F74">
      <w:pPr>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LUGAR DE LA PRESENTACION</w:t>
      </w:r>
    </w:p>
    <w:p w14:paraId="0C420CD6" w14:textId="6157166A" w:rsidR="00352FAD" w:rsidRPr="005A4F74" w:rsidRDefault="00352FAD" w:rsidP="005A4F74">
      <w:pPr>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Pr>
          <w:rFonts w:ascii="Arial Narrow" w:hAnsi="Arial Narrow"/>
          <w:b/>
          <w:sz w:val="20"/>
          <w:szCs w:val="20"/>
        </w:rPr>
        <w:t>TOMA ELECTRICA (PLANTA DE LUZ)</w:t>
      </w:r>
    </w:p>
    <w:p w14:paraId="17E969A3" w14:textId="77777777" w:rsidR="005A4F74" w:rsidRPr="005A4F74" w:rsidRDefault="005A4F74" w:rsidP="005A4F74">
      <w:pPr>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VIATICOS </w:t>
      </w:r>
    </w:p>
    <w:p w14:paraId="70864696" w14:textId="77777777" w:rsidR="005A4F74" w:rsidRPr="005A4F74" w:rsidRDefault="005A4F74" w:rsidP="005A4F74">
      <w:pPr>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PERMISOS Y CUOTAS SINDICALES </w:t>
      </w:r>
    </w:p>
    <w:p w14:paraId="6A4EE76B" w14:textId="12DDDFAF" w:rsidR="005A4F74" w:rsidRPr="005A4F74" w:rsidRDefault="005A4F74" w:rsidP="005A4F74">
      <w:pPr>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CAMERINOS Y CATERING (DE ACUERDO A LAS ESPECIFICACIONES QUE </w:t>
      </w:r>
      <w:r w:rsidR="00936891">
        <w:rPr>
          <w:rFonts w:ascii="Arial Narrow" w:hAnsi="Arial Narrow"/>
          <w:b/>
          <w:bCs/>
          <w:sz w:val="20"/>
          <w:szCs w:val="20"/>
        </w:rPr>
        <w:t>BOOKING INTERNATIONAL MÉXICO</w:t>
      </w:r>
      <w:r w:rsidRPr="005A4F74">
        <w:rPr>
          <w:rFonts w:ascii="Arial Narrow" w:hAnsi="Arial Narrow"/>
          <w:b/>
          <w:sz w:val="20"/>
          <w:szCs w:val="20"/>
        </w:rPr>
        <w:t xml:space="preserve"> INDIQUE)</w:t>
      </w:r>
    </w:p>
    <w:p w14:paraId="7010E8AF" w14:textId="77777777" w:rsidR="005A4F74" w:rsidRPr="005A4F74" w:rsidRDefault="005A4F74" w:rsidP="005A4F74">
      <w:pPr>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lastRenderedPageBreak/>
        <w:t>SEGURIDAD DESDE LA LLEGADA DE “EL ARTISTA”</w:t>
      </w:r>
    </w:p>
    <w:p w14:paraId="162C23EC" w14:textId="77777777" w:rsidR="00F0689B" w:rsidRPr="005A4F74" w:rsidRDefault="005A4F74" w:rsidP="00F0689B">
      <w:pPr>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EQUIPOS DE AUDIO E ILUMINACION </w:t>
      </w:r>
      <w:r w:rsidR="00F0689B" w:rsidRPr="005A4F74">
        <w:rPr>
          <w:rFonts w:ascii="Arial Narrow" w:hAnsi="Arial Narrow"/>
          <w:b/>
          <w:sz w:val="20"/>
          <w:szCs w:val="20"/>
        </w:rPr>
        <w:t xml:space="preserve">(DE ACUERDO A LAS ESPECIFICACIONES QUE </w:t>
      </w:r>
      <w:r w:rsidR="00F0689B">
        <w:rPr>
          <w:rFonts w:ascii="Arial Narrow" w:hAnsi="Arial Narrow"/>
          <w:b/>
          <w:bCs/>
          <w:sz w:val="20"/>
          <w:szCs w:val="20"/>
        </w:rPr>
        <w:t>BOOKING INTERNATIONAL MÉXICO</w:t>
      </w:r>
      <w:r w:rsidR="00F0689B" w:rsidRPr="005A4F74">
        <w:rPr>
          <w:rFonts w:ascii="Arial Narrow" w:hAnsi="Arial Narrow"/>
          <w:b/>
          <w:sz w:val="20"/>
          <w:szCs w:val="20"/>
        </w:rPr>
        <w:t xml:space="preserve"> INDIQUE)</w:t>
      </w:r>
    </w:p>
    <w:p w14:paraId="5F8FF8E4" w14:textId="77777777" w:rsidR="005A4F74" w:rsidRPr="005A4F74" w:rsidRDefault="005A4F74" w:rsidP="00F0689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right="144"/>
        <w:jc w:val="both"/>
        <w:rPr>
          <w:rFonts w:ascii="Arial Narrow" w:hAnsi="Arial Narrow"/>
          <w:b/>
          <w:sz w:val="20"/>
          <w:szCs w:val="20"/>
        </w:rPr>
      </w:pPr>
    </w:p>
    <w:p w14:paraId="314C2AE8"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p>
    <w:p w14:paraId="5029A3D2" w14:textId="6CBDB67C" w:rsid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CUARTA.- </w:t>
      </w:r>
      <w:r w:rsidRPr="005A4F74">
        <w:rPr>
          <w:rFonts w:ascii="Arial Narrow" w:hAnsi="Arial Narrow"/>
          <w:b/>
          <w:sz w:val="20"/>
          <w:szCs w:val="20"/>
        </w:rPr>
        <w:t xml:space="preserve">Por la presentación en vivo, materia del presente Contrato, LA EMPRESA pagará a </w:t>
      </w:r>
      <w:r w:rsidR="00936891">
        <w:rPr>
          <w:rFonts w:ascii="Arial Narrow" w:hAnsi="Arial Narrow"/>
          <w:b/>
          <w:bCs/>
          <w:sz w:val="20"/>
          <w:szCs w:val="20"/>
        </w:rPr>
        <w:t>BOOKING INTERNATIONAL MÉXICO</w:t>
      </w:r>
      <w:r w:rsidRPr="005A4F74">
        <w:rPr>
          <w:rFonts w:ascii="Arial Narrow" w:hAnsi="Arial Narrow"/>
          <w:b/>
          <w:sz w:val="20"/>
          <w:szCs w:val="20"/>
        </w:rPr>
        <w:t xml:space="preserve"> la cantidad total de $</w:t>
      </w:r>
      <w:r w:rsidR="00F0689B">
        <w:rPr>
          <w:rFonts w:ascii="Arial Narrow" w:hAnsi="Arial Narrow"/>
          <w:b/>
          <w:sz w:val="20"/>
          <w:szCs w:val="20"/>
        </w:rPr>
        <w:t xml:space="preserve"> 170,</w:t>
      </w:r>
      <w:r w:rsidRPr="005A4F74">
        <w:rPr>
          <w:rFonts w:ascii="Arial Narrow" w:hAnsi="Arial Narrow"/>
          <w:b/>
          <w:bCs/>
          <w:sz w:val="20"/>
          <w:szCs w:val="20"/>
        </w:rPr>
        <w:t xml:space="preserve">000.00 </w:t>
      </w:r>
      <w:r w:rsidRPr="005A4F74">
        <w:rPr>
          <w:rFonts w:ascii="Arial Narrow" w:hAnsi="Arial Narrow"/>
          <w:b/>
          <w:sz w:val="20"/>
          <w:szCs w:val="20"/>
        </w:rPr>
        <w:t>(</w:t>
      </w:r>
      <w:r w:rsidR="00F0689B">
        <w:rPr>
          <w:rFonts w:ascii="Arial Narrow" w:hAnsi="Arial Narrow"/>
          <w:b/>
          <w:sz w:val="20"/>
          <w:szCs w:val="20"/>
        </w:rPr>
        <w:t xml:space="preserve">CIENTO SETENTA </w:t>
      </w:r>
      <w:r w:rsidRPr="005A4F74">
        <w:rPr>
          <w:rFonts w:ascii="Arial Narrow" w:hAnsi="Arial Narrow"/>
          <w:b/>
          <w:sz w:val="20"/>
          <w:szCs w:val="20"/>
        </w:rPr>
        <w:t>MIL PESOS 00/100 M.N en</w:t>
      </w:r>
      <w:r w:rsidR="00352FAD">
        <w:rPr>
          <w:rFonts w:ascii="Arial Narrow" w:hAnsi="Arial Narrow"/>
          <w:b/>
          <w:sz w:val="20"/>
          <w:szCs w:val="20"/>
        </w:rPr>
        <w:t xml:space="preserve"> depósito o</w:t>
      </w:r>
      <w:r w:rsidRPr="005A4F74">
        <w:rPr>
          <w:rFonts w:ascii="Arial Narrow" w:hAnsi="Arial Narrow"/>
          <w:b/>
          <w:sz w:val="20"/>
          <w:szCs w:val="20"/>
        </w:rPr>
        <w:t xml:space="preserve"> transferencia bancaria a la cuenta que indique </w:t>
      </w:r>
      <w:r w:rsidR="007336A9">
        <w:rPr>
          <w:rFonts w:ascii="Arial Narrow" w:hAnsi="Arial Narrow"/>
          <w:b/>
          <w:bCs/>
          <w:sz w:val="20"/>
          <w:szCs w:val="20"/>
        </w:rPr>
        <w:t>BOOKING INTERNATIONAL MÉXICO</w:t>
      </w:r>
      <w:r w:rsidR="00352FAD">
        <w:rPr>
          <w:rFonts w:ascii="Arial Narrow" w:hAnsi="Arial Narrow"/>
          <w:b/>
          <w:bCs/>
          <w:sz w:val="20"/>
          <w:szCs w:val="20"/>
        </w:rPr>
        <w:t>.</w:t>
      </w:r>
      <w:r w:rsidRPr="005A4F74">
        <w:rPr>
          <w:rFonts w:ascii="Arial Narrow" w:hAnsi="Arial Narrow"/>
          <w:b/>
          <w:sz w:val="20"/>
          <w:szCs w:val="20"/>
        </w:rPr>
        <w:t xml:space="preserve">  Esta cantidad será pagada de la siguiente manera: </w:t>
      </w:r>
    </w:p>
    <w:p w14:paraId="687EA18D" w14:textId="6565313F" w:rsidR="005A4F74" w:rsidRPr="005A4F74" w:rsidRDefault="00F0689B" w:rsidP="005A4F74">
      <w:pPr>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Pr>
          <w:rFonts w:ascii="Arial Narrow" w:hAnsi="Arial Narrow"/>
          <w:b/>
          <w:bCs/>
          <w:sz w:val="20"/>
          <w:szCs w:val="20"/>
        </w:rPr>
        <w:t xml:space="preserve">    $ 85, 0</w:t>
      </w:r>
      <w:r w:rsidR="005A4F74" w:rsidRPr="005A4F74">
        <w:rPr>
          <w:rFonts w:ascii="Arial Narrow" w:hAnsi="Arial Narrow"/>
          <w:b/>
          <w:bCs/>
          <w:sz w:val="20"/>
          <w:szCs w:val="20"/>
        </w:rPr>
        <w:t xml:space="preserve">00.00 </w:t>
      </w:r>
      <w:r w:rsidR="005A4F74" w:rsidRPr="005A4F74">
        <w:rPr>
          <w:rFonts w:ascii="Arial Narrow" w:hAnsi="Arial Narrow"/>
          <w:b/>
          <w:sz w:val="20"/>
          <w:szCs w:val="20"/>
        </w:rPr>
        <w:t>(</w:t>
      </w:r>
      <w:r>
        <w:rPr>
          <w:rFonts w:ascii="Arial Narrow" w:hAnsi="Arial Narrow"/>
          <w:b/>
          <w:sz w:val="20"/>
          <w:szCs w:val="20"/>
        </w:rPr>
        <w:t xml:space="preserve">OCHENTA Y CINCO </w:t>
      </w:r>
      <w:r w:rsidR="005A4F74" w:rsidRPr="005A4F74">
        <w:rPr>
          <w:rFonts w:ascii="Arial Narrow" w:hAnsi="Arial Narrow"/>
          <w:b/>
          <w:sz w:val="20"/>
          <w:szCs w:val="20"/>
        </w:rPr>
        <w:t>MIL PESOS 00/100 M.N.). correspondientes al 50%  y se realizara a través de</w:t>
      </w:r>
      <w:r w:rsidR="00352FAD">
        <w:rPr>
          <w:rFonts w:ascii="Arial Narrow" w:hAnsi="Arial Narrow"/>
          <w:b/>
          <w:sz w:val="20"/>
          <w:szCs w:val="20"/>
        </w:rPr>
        <w:t xml:space="preserve"> depósito o</w:t>
      </w:r>
      <w:r w:rsidR="005A4F74" w:rsidRPr="005A4F74">
        <w:rPr>
          <w:rFonts w:ascii="Arial Narrow" w:hAnsi="Arial Narrow"/>
          <w:b/>
          <w:sz w:val="20"/>
          <w:szCs w:val="20"/>
        </w:rPr>
        <w:t xml:space="preserve"> transferencia bancaria a la cuenta que indique </w:t>
      </w:r>
      <w:r w:rsidR="00936891">
        <w:rPr>
          <w:rFonts w:ascii="Arial Narrow" w:hAnsi="Arial Narrow"/>
          <w:b/>
          <w:bCs/>
          <w:sz w:val="20"/>
          <w:szCs w:val="20"/>
        </w:rPr>
        <w:t>BOOKING INTERNATIONAL MÉXICO</w:t>
      </w:r>
      <w:r>
        <w:rPr>
          <w:rFonts w:ascii="Arial Narrow" w:hAnsi="Arial Narrow"/>
          <w:b/>
          <w:sz w:val="20"/>
          <w:szCs w:val="20"/>
        </w:rPr>
        <w:t>,  precisamente el día 20</w:t>
      </w:r>
      <w:r w:rsidR="005A4F74" w:rsidRPr="005A4F74">
        <w:rPr>
          <w:rFonts w:ascii="Arial Narrow" w:hAnsi="Arial Narrow"/>
          <w:b/>
          <w:sz w:val="20"/>
          <w:szCs w:val="20"/>
        </w:rPr>
        <w:t xml:space="preserve"> </w:t>
      </w:r>
      <w:r w:rsidR="005A4F74" w:rsidRPr="005A4F74">
        <w:rPr>
          <w:rFonts w:ascii="Arial Narrow" w:hAnsi="Arial Narrow"/>
          <w:b/>
          <w:bCs/>
          <w:sz w:val="20"/>
          <w:szCs w:val="20"/>
        </w:rPr>
        <w:t xml:space="preserve">de </w:t>
      </w:r>
      <w:r>
        <w:rPr>
          <w:rFonts w:ascii="Arial Narrow" w:hAnsi="Arial Narrow"/>
          <w:b/>
          <w:bCs/>
          <w:sz w:val="20"/>
          <w:szCs w:val="20"/>
        </w:rPr>
        <w:t>FEBRERO</w:t>
      </w:r>
      <w:r w:rsidR="005A4F74" w:rsidRPr="005A4F74">
        <w:rPr>
          <w:rFonts w:ascii="Arial Narrow" w:hAnsi="Arial Narrow"/>
          <w:b/>
          <w:sz w:val="20"/>
          <w:szCs w:val="20"/>
        </w:rPr>
        <w:t xml:space="preserve"> </w:t>
      </w:r>
      <w:r>
        <w:rPr>
          <w:rFonts w:ascii="Arial Narrow" w:hAnsi="Arial Narrow"/>
          <w:b/>
          <w:sz w:val="20"/>
          <w:szCs w:val="20"/>
        </w:rPr>
        <w:t>de 2017</w:t>
      </w:r>
      <w:r w:rsidR="005A4F74" w:rsidRPr="005A4F74">
        <w:rPr>
          <w:rFonts w:ascii="Arial Narrow" w:hAnsi="Arial Narrow"/>
          <w:b/>
          <w:sz w:val="20"/>
          <w:szCs w:val="20"/>
        </w:rPr>
        <w:t xml:space="preserve">. </w:t>
      </w:r>
    </w:p>
    <w:p w14:paraId="5D089E80"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p>
    <w:p w14:paraId="0128D35A" w14:textId="096D9788" w:rsidR="005A4F74" w:rsidRPr="005A4F74" w:rsidRDefault="00F0689B" w:rsidP="00CB2B12">
      <w:pPr>
        <w:numPr>
          <w:ilvl w:val="0"/>
          <w:numId w:val="3"/>
        </w:numPr>
        <w:tabs>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Pr>
          <w:rFonts w:ascii="Arial Narrow" w:hAnsi="Arial Narrow"/>
          <w:b/>
          <w:bCs/>
          <w:sz w:val="20"/>
          <w:szCs w:val="20"/>
        </w:rPr>
        <w:t>$ 85, 0</w:t>
      </w:r>
      <w:r w:rsidRPr="005A4F74">
        <w:rPr>
          <w:rFonts w:ascii="Arial Narrow" w:hAnsi="Arial Narrow"/>
          <w:b/>
          <w:bCs/>
          <w:sz w:val="20"/>
          <w:szCs w:val="20"/>
        </w:rPr>
        <w:t xml:space="preserve">00.00 </w:t>
      </w:r>
      <w:r w:rsidRPr="005A4F74">
        <w:rPr>
          <w:rFonts w:ascii="Arial Narrow" w:hAnsi="Arial Narrow"/>
          <w:b/>
          <w:sz w:val="20"/>
          <w:szCs w:val="20"/>
        </w:rPr>
        <w:t>(</w:t>
      </w:r>
      <w:r>
        <w:rPr>
          <w:rFonts w:ascii="Arial Narrow" w:hAnsi="Arial Narrow"/>
          <w:b/>
          <w:sz w:val="20"/>
          <w:szCs w:val="20"/>
        </w:rPr>
        <w:t xml:space="preserve">OCHENTA Y CINCO </w:t>
      </w:r>
      <w:r w:rsidRPr="005A4F74">
        <w:rPr>
          <w:rFonts w:ascii="Arial Narrow" w:hAnsi="Arial Narrow"/>
          <w:b/>
          <w:sz w:val="20"/>
          <w:szCs w:val="20"/>
        </w:rPr>
        <w:t xml:space="preserve">MIL PESOS 00/100 M.N.). </w:t>
      </w:r>
      <w:r>
        <w:rPr>
          <w:rFonts w:ascii="Arial Narrow" w:hAnsi="Arial Narrow"/>
          <w:b/>
          <w:sz w:val="20"/>
          <w:szCs w:val="20"/>
        </w:rPr>
        <w:t xml:space="preserve"> </w:t>
      </w:r>
      <w:r w:rsidR="005A4F74" w:rsidRPr="005A4F74">
        <w:rPr>
          <w:rFonts w:ascii="Arial Narrow" w:hAnsi="Arial Narrow"/>
          <w:b/>
          <w:sz w:val="20"/>
          <w:szCs w:val="20"/>
        </w:rPr>
        <w:t>correspondientes al pago total y se realizara a través de</w:t>
      </w:r>
      <w:r w:rsidR="00352FAD">
        <w:rPr>
          <w:rFonts w:ascii="Arial Narrow" w:hAnsi="Arial Narrow"/>
          <w:b/>
          <w:sz w:val="20"/>
          <w:szCs w:val="20"/>
        </w:rPr>
        <w:t xml:space="preserve"> depósito o</w:t>
      </w:r>
      <w:r w:rsidR="005A4F74" w:rsidRPr="005A4F74">
        <w:rPr>
          <w:rFonts w:ascii="Arial Narrow" w:hAnsi="Arial Narrow"/>
          <w:b/>
          <w:sz w:val="20"/>
          <w:szCs w:val="20"/>
        </w:rPr>
        <w:t xml:space="preserve"> transferencia bancaria a la cuenta que indique </w:t>
      </w:r>
      <w:r w:rsidR="00936891">
        <w:rPr>
          <w:rFonts w:ascii="Arial Narrow" w:hAnsi="Arial Narrow"/>
          <w:b/>
          <w:bCs/>
          <w:sz w:val="20"/>
          <w:szCs w:val="20"/>
        </w:rPr>
        <w:t>BOOKING INTERNATIONAL MÉXICO</w:t>
      </w:r>
      <w:r>
        <w:rPr>
          <w:rFonts w:ascii="Arial Narrow" w:hAnsi="Arial Narrow"/>
          <w:b/>
          <w:sz w:val="20"/>
          <w:szCs w:val="20"/>
        </w:rPr>
        <w:t xml:space="preserve">,  precisamente el día 12 </w:t>
      </w:r>
      <w:r w:rsidR="005A4F74" w:rsidRPr="005A4F74">
        <w:rPr>
          <w:rFonts w:ascii="Arial Narrow" w:hAnsi="Arial Narrow"/>
          <w:b/>
          <w:bCs/>
          <w:sz w:val="20"/>
          <w:szCs w:val="20"/>
        </w:rPr>
        <w:t xml:space="preserve">de </w:t>
      </w:r>
      <w:r>
        <w:rPr>
          <w:rFonts w:ascii="Arial Narrow" w:hAnsi="Arial Narrow"/>
          <w:b/>
          <w:bCs/>
          <w:sz w:val="20"/>
          <w:szCs w:val="20"/>
        </w:rPr>
        <w:t>MAYO</w:t>
      </w:r>
      <w:r w:rsidR="005A4F74" w:rsidRPr="005A4F74">
        <w:rPr>
          <w:rFonts w:ascii="Arial Narrow" w:hAnsi="Arial Narrow"/>
          <w:b/>
          <w:bCs/>
          <w:sz w:val="20"/>
          <w:szCs w:val="20"/>
        </w:rPr>
        <w:t xml:space="preserve"> </w:t>
      </w:r>
      <w:r w:rsidR="00352FAD">
        <w:rPr>
          <w:rFonts w:ascii="Arial Narrow" w:hAnsi="Arial Narrow"/>
          <w:b/>
          <w:sz w:val="20"/>
          <w:szCs w:val="20"/>
        </w:rPr>
        <w:t>de 20</w:t>
      </w:r>
      <w:r>
        <w:rPr>
          <w:rFonts w:ascii="Arial Narrow" w:hAnsi="Arial Narrow"/>
          <w:b/>
          <w:sz w:val="20"/>
          <w:szCs w:val="20"/>
        </w:rPr>
        <w:t>16</w:t>
      </w:r>
      <w:r w:rsidR="005A4F74" w:rsidRPr="005A4F74">
        <w:rPr>
          <w:rFonts w:ascii="Arial Narrow" w:hAnsi="Arial Narrow"/>
          <w:b/>
          <w:sz w:val="20"/>
          <w:szCs w:val="20"/>
        </w:rPr>
        <w:t>.</w:t>
      </w:r>
      <w:r w:rsidR="00352FAD">
        <w:rPr>
          <w:rFonts w:ascii="Arial Narrow" w:hAnsi="Arial Narrow"/>
          <w:b/>
          <w:sz w:val="20"/>
          <w:szCs w:val="20"/>
        </w:rPr>
        <w:tab/>
      </w:r>
      <w:r w:rsidR="00352FAD">
        <w:rPr>
          <w:rFonts w:ascii="Arial Narrow" w:hAnsi="Arial Narrow"/>
          <w:b/>
          <w:sz w:val="20"/>
          <w:szCs w:val="20"/>
        </w:rPr>
        <w:tab/>
      </w:r>
    </w:p>
    <w:p w14:paraId="7B9E2B1D" w14:textId="77777777" w:rsidR="00083926" w:rsidRDefault="005A4F74" w:rsidP="0008392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BANCO: </w:t>
      </w:r>
      <w:r w:rsidR="00352FAD">
        <w:rPr>
          <w:rFonts w:ascii="Arial Narrow" w:hAnsi="Arial Narrow"/>
          <w:b/>
          <w:bCs/>
          <w:sz w:val="20"/>
          <w:szCs w:val="20"/>
        </w:rPr>
        <w:t>BANAMEX</w:t>
      </w:r>
      <w:r w:rsidRPr="005A4F74">
        <w:rPr>
          <w:rFonts w:ascii="Arial Narrow" w:hAnsi="Arial Narrow"/>
          <w:b/>
          <w:sz w:val="20"/>
          <w:szCs w:val="20"/>
        </w:rPr>
        <w:t xml:space="preserve">   </w:t>
      </w:r>
      <w:r w:rsidRPr="005A4F74">
        <w:rPr>
          <w:rFonts w:ascii="Arial Narrow" w:hAnsi="Arial Narrow"/>
          <w:b/>
          <w:bCs/>
          <w:sz w:val="20"/>
          <w:szCs w:val="20"/>
        </w:rPr>
        <w:t xml:space="preserve">NOMBRE: </w:t>
      </w:r>
      <w:r w:rsidR="00F0689B">
        <w:rPr>
          <w:rFonts w:ascii="Arial Narrow" w:hAnsi="Arial Narrow"/>
          <w:b/>
          <w:bCs/>
          <w:sz w:val="20"/>
          <w:szCs w:val="20"/>
        </w:rPr>
        <w:t>ELEAZAR MACEDO MANZANO</w:t>
      </w:r>
      <w:r w:rsidRPr="005A4F74">
        <w:rPr>
          <w:rFonts w:ascii="Arial Narrow" w:hAnsi="Arial Narrow"/>
          <w:b/>
          <w:bCs/>
          <w:sz w:val="20"/>
          <w:szCs w:val="20"/>
        </w:rPr>
        <w:t xml:space="preserve"> CUENTA No. </w:t>
      </w:r>
      <w:r w:rsidR="00F0689B">
        <w:rPr>
          <w:rFonts w:ascii="Arial Narrow" w:hAnsi="Arial Narrow"/>
          <w:b/>
          <w:bCs/>
          <w:sz w:val="20"/>
          <w:szCs w:val="20"/>
        </w:rPr>
        <w:t xml:space="preserve">5218634 </w:t>
      </w:r>
      <w:r w:rsidRPr="005A4F74">
        <w:rPr>
          <w:rFonts w:ascii="Arial Narrow" w:hAnsi="Arial Narrow"/>
          <w:b/>
          <w:bCs/>
          <w:sz w:val="20"/>
          <w:szCs w:val="20"/>
        </w:rPr>
        <w:t xml:space="preserve">CLABE INTERBANCARIA: </w:t>
      </w:r>
      <w:r w:rsidR="00F0689B">
        <w:rPr>
          <w:rFonts w:ascii="Arial Narrow" w:hAnsi="Arial Narrow"/>
          <w:b/>
          <w:bCs/>
          <w:sz w:val="20"/>
          <w:szCs w:val="20"/>
        </w:rPr>
        <w:t>002375</w:t>
      </w:r>
      <w:r w:rsidR="00F0689B">
        <w:rPr>
          <w:rFonts w:ascii="Arial Narrow" w:hAnsi="Arial Narrow"/>
          <w:b/>
          <w:sz w:val="20"/>
          <w:szCs w:val="20"/>
        </w:rPr>
        <w:t>7009</w:t>
      </w:r>
      <w:r w:rsidR="00F0689B">
        <w:rPr>
          <w:rFonts w:ascii="Arial Narrow" w:hAnsi="Arial Narrow"/>
          <w:b/>
          <w:bCs/>
          <w:sz w:val="20"/>
          <w:szCs w:val="20"/>
        </w:rPr>
        <w:t>52186348</w:t>
      </w:r>
      <w:r w:rsidRPr="005A4F74">
        <w:rPr>
          <w:rFonts w:ascii="Arial Narrow" w:hAnsi="Arial Narrow"/>
          <w:b/>
          <w:sz w:val="20"/>
          <w:szCs w:val="20"/>
        </w:rPr>
        <w:t xml:space="preserve">  El incumplimiento de la </w:t>
      </w:r>
      <w:r w:rsidR="00352FAD" w:rsidRPr="005A4F74">
        <w:rPr>
          <w:rFonts w:ascii="Arial Narrow" w:hAnsi="Arial Narrow"/>
          <w:b/>
          <w:sz w:val="20"/>
          <w:szCs w:val="20"/>
        </w:rPr>
        <w:t>Cláusula</w:t>
      </w:r>
      <w:r w:rsidRPr="005A4F74">
        <w:rPr>
          <w:rFonts w:ascii="Arial Narrow" w:hAnsi="Arial Narrow"/>
          <w:b/>
          <w:sz w:val="20"/>
          <w:szCs w:val="20"/>
        </w:rPr>
        <w:t xml:space="preserve"> Cuarta que se refiere al pago en los tiempos establecidos, será causal de rescisión del presente instrumento, quedando</w:t>
      </w:r>
      <w:r w:rsidR="00F0689B">
        <w:rPr>
          <w:rFonts w:ascii="Arial Narrow" w:hAnsi="Arial Narrow"/>
          <w:b/>
          <w:sz w:val="20"/>
          <w:szCs w:val="20"/>
        </w:rPr>
        <w:t xml:space="preserve"> cantidades recibidas por concepto de anticipo a favor del artista y</w:t>
      </w:r>
      <w:r w:rsidR="00F12FC5">
        <w:rPr>
          <w:rFonts w:ascii="Arial Narrow" w:hAnsi="Arial Narrow"/>
          <w:b/>
          <w:sz w:val="20"/>
          <w:szCs w:val="20"/>
        </w:rPr>
        <w:t xml:space="preserve"> </w:t>
      </w:r>
      <w:r w:rsidR="00F12FC5">
        <w:rPr>
          <w:rFonts w:ascii="Arial Narrow" w:hAnsi="Arial Narrow"/>
          <w:b/>
          <w:bCs/>
          <w:sz w:val="20"/>
          <w:szCs w:val="20"/>
        </w:rPr>
        <w:t>BOOKING INTERNATIONAL MÉXICO</w:t>
      </w:r>
      <w:r w:rsidRPr="005A4F74">
        <w:rPr>
          <w:rFonts w:ascii="Arial Narrow" w:hAnsi="Arial Narrow"/>
          <w:b/>
          <w:sz w:val="20"/>
          <w:szCs w:val="20"/>
        </w:rPr>
        <w:t xml:space="preserve"> libera</w:t>
      </w:r>
      <w:r w:rsidR="00F12FC5">
        <w:rPr>
          <w:rFonts w:ascii="Arial Narrow" w:hAnsi="Arial Narrow"/>
          <w:b/>
          <w:sz w:val="20"/>
          <w:szCs w:val="20"/>
        </w:rPr>
        <w:t>n</w:t>
      </w:r>
      <w:r w:rsidRPr="005A4F74">
        <w:rPr>
          <w:rFonts w:ascii="Arial Narrow" w:hAnsi="Arial Narrow"/>
          <w:b/>
          <w:sz w:val="20"/>
          <w:szCs w:val="20"/>
        </w:rPr>
        <w:t>do tanto “EL ARTISTA” como</w:t>
      </w:r>
      <w:r w:rsidR="00936891">
        <w:rPr>
          <w:rFonts w:ascii="Arial Narrow" w:hAnsi="Arial Narrow"/>
          <w:b/>
          <w:sz w:val="20"/>
          <w:szCs w:val="20"/>
        </w:rPr>
        <w:t xml:space="preserve"> </w:t>
      </w:r>
      <w:r w:rsidR="00936891">
        <w:rPr>
          <w:rFonts w:ascii="Arial Narrow" w:hAnsi="Arial Narrow"/>
          <w:b/>
          <w:bCs/>
          <w:sz w:val="20"/>
          <w:szCs w:val="20"/>
        </w:rPr>
        <w:t>BOOKING INTERNATIONAL MÉXICO</w:t>
      </w:r>
      <w:r w:rsidR="00936891">
        <w:rPr>
          <w:rFonts w:ascii="Arial Narrow" w:hAnsi="Arial Narrow"/>
          <w:b/>
          <w:sz w:val="20"/>
          <w:szCs w:val="20"/>
        </w:rPr>
        <w:t xml:space="preserve"> </w:t>
      </w:r>
      <w:r w:rsidRPr="005A4F74">
        <w:rPr>
          <w:rFonts w:ascii="Arial Narrow" w:hAnsi="Arial Narrow"/>
          <w:b/>
          <w:sz w:val="20"/>
          <w:szCs w:val="20"/>
        </w:rPr>
        <w:t>de cualquier responsabilidad legal o civil que pudiera derivarse por este hecho</w:t>
      </w:r>
      <w:r w:rsidR="00F12FC5">
        <w:rPr>
          <w:rFonts w:ascii="Arial Narrow" w:hAnsi="Arial Narrow"/>
          <w:b/>
          <w:sz w:val="20"/>
          <w:szCs w:val="20"/>
        </w:rPr>
        <w:t xml:space="preserve">, </w:t>
      </w:r>
      <w:r w:rsidR="00083926" w:rsidRPr="005A4F74">
        <w:rPr>
          <w:rFonts w:ascii="Arial Narrow" w:hAnsi="Arial Narrow"/>
          <w:b/>
          <w:sz w:val="20"/>
          <w:szCs w:val="20"/>
        </w:rPr>
        <w:t xml:space="preserve">quedando “EL ARTISTA” en libertad de comprometerse a prestar servicios a un tercero en la fecha programada para EL EVENTO. </w:t>
      </w:r>
    </w:p>
    <w:p w14:paraId="7DE8F483" w14:textId="77777777" w:rsidR="00083926" w:rsidRDefault="00083926"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p w14:paraId="3A526A93" w14:textId="4312DB69"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QUINTA.- </w:t>
      </w:r>
      <w:r w:rsidRPr="005A4F74">
        <w:rPr>
          <w:rFonts w:ascii="Arial Narrow" w:hAnsi="Arial Narrow"/>
          <w:b/>
          <w:sz w:val="20"/>
          <w:szCs w:val="20"/>
        </w:rPr>
        <w:t xml:space="preserve">Para la difusión de EL EVENTO, “LA EMPRESA” se obliga a realizar toda la publicidad necesaria en prensa, radio, televisión, o cualquier otro medio publicitario, en el entendido que el contenido y volumen de la campaña publicitaria deberá ser supervisada por </w:t>
      </w:r>
      <w:r w:rsidR="002A28B6">
        <w:rPr>
          <w:rFonts w:ascii="Arial Narrow" w:hAnsi="Arial Narrow"/>
          <w:b/>
          <w:bCs/>
          <w:sz w:val="20"/>
          <w:szCs w:val="20"/>
        </w:rPr>
        <w:t>BOOKING INTERNATIONAL MÉXICO</w:t>
      </w:r>
      <w:r w:rsidRPr="005A4F74">
        <w:rPr>
          <w:rFonts w:ascii="Arial Narrow" w:hAnsi="Arial Narrow"/>
          <w:b/>
          <w:sz w:val="20"/>
          <w:szCs w:val="20"/>
        </w:rPr>
        <w:t xml:space="preserve">, a fin de cuidar la imagen de “EL ARTISTA”.LA EMPRESA” se obliga a destacar el crédito de “EL ARTISTA” en toda la publicidad en LOS EVENTOS. </w:t>
      </w:r>
      <w:r w:rsidR="002A28B6">
        <w:rPr>
          <w:rFonts w:ascii="Arial Narrow" w:hAnsi="Arial Narrow"/>
          <w:b/>
          <w:sz w:val="20"/>
          <w:szCs w:val="20"/>
        </w:rPr>
        <w:t xml:space="preserve"> </w:t>
      </w:r>
      <w:r w:rsidR="00936891">
        <w:rPr>
          <w:rFonts w:ascii="Arial Narrow" w:hAnsi="Arial Narrow"/>
          <w:b/>
          <w:bCs/>
          <w:sz w:val="20"/>
          <w:szCs w:val="20"/>
        </w:rPr>
        <w:t>BOOKING INTERNATIONAL MÉXICO</w:t>
      </w:r>
      <w:r w:rsidR="00936891">
        <w:rPr>
          <w:rFonts w:ascii="Arial Narrow" w:hAnsi="Arial Narrow"/>
          <w:b/>
          <w:sz w:val="20"/>
          <w:szCs w:val="20"/>
        </w:rPr>
        <w:t xml:space="preserve"> </w:t>
      </w:r>
      <w:r w:rsidRPr="005A4F74">
        <w:rPr>
          <w:rFonts w:ascii="Arial Narrow" w:hAnsi="Arial Narrow"/>
          <w:b/>
          <w:sz w:val="20"/>
          <w:szCs w:val="20"/>
        </w:rPr>
        <w:t xml:space="preserve"> autoriza a “LA EMPRESA” a utilizar para la promoción de dicho evento, las fotos, nombre, logotipo y cualquier otra que tenga relación con “EL ARTISTA”. “LA EMPRESA” reconoce y acepta que está estrictamente prohibido, salvo autorización por escrito de </w:t>
      </w:r>
      <w:r w:rsidR="00936891">
        <w:rPr>
          <w:rFonts w:ascii="Arial Narrow" w:hAnsi="Arial Narrow"/>
          <w:b/>
          <w:bCs/>
          <w:sz w:val="20"/>
          <w:szCs w:val="20"/>
        </w:rPr>
        <w:t>BOOKING INTERNATIONAL MÉXICO</w:t>
      </w:r>
      <w:r w:rsidRPr="005A4F74">
        <w:rPr>
          <w:rFonts w:ascii="Arial Narrow" w:hAnsi="Arial Narrow"/>
          <w:b/>
          <w:sz w:val="20"/>
          <w:szCs w:val="20"/>
        </w:rPr>
        <w:t xml:space="preserve">, asociar de cualquier forma la publicidad de la presentación y/o “EL ARTISTA”, con cualquier marca, producto, empresa, servicios, partido político, etc. “LA EMPRESA” se obliga a hacer del conocimiento de </w:t>
      </w:r>
      <w:r w:rsidR="00936891">
        <w:rPr>
          <w:rFonts w:ascii="Arial Narrow" w:hAnsi="Arial Narrow"/>
          <w:b/>
          <w:bCs/>
          <w:sz w:val="20"/>
          <w:szCs w:val="20"/>
        </w:rPr>
        <w:t>BOOKING INTERNATIONAL MÉXICO</w:t>
      </w:r>
      <w:r w:rsidRPr="005A4F74">
        <w:rPr>
          <w:rFonts w:ascii="Arial Narrow" w:hAnsi="Arial Narrow"/>
          <w:b/>
          <w:sz w:val="20"/>
          <w:szCs w:val="20"/>
        </w:rPr>
        <w:t xml:space="preserve"> si existe algún patrocinador de EL EVENTO en donde participe únicamente con publicidad. Todo tipo de impreso o publicidad de voz deberá ser aprobado por </w:t>
      </w:r>
      <w:r w:rsidR="00936891">
        <w:rPr>
          <w:rFonts w:ascii="Arial Narrow" w:hAnsi="Arial Narrow"/>
          <w:b/>
          <w:bCs/>
          <w:sz w:val="20"/>
          <w:szCs w:val="20"/>
        </w:rPr>
        <w:t xml:space="preserve">BOOKING INTERNATIONAL MÉXICO  </w:t>
      </w:r>
      <w:r w:rsidRPr="005A4F74">
        <w:rPr>
          <w:rFonts w:ascii="Arial Narrow" w:hAnsi="Arial Narrow"/>
          <w:b/>
          <w:sz w:val="20"/>
          <w:szCs w:val="20"/>
        </w:rPr>
        <w:t>al igual que el programa de mano. De la misma forma, “LA EMPRESA” se compromete a informar por escrito a</w:t>
      </w:r>
      <w:r w:rsidR="00936891">
        <w:rPr>
          <w:rFonts w:ascii="Arial Narrow" w:hAnsi="Arial Narrow"/>
          <w:b/>
          <w:sz w:val="20"/>
          <w:szCs w:val="20"/>
        </w:rPr>
        <w:t xml:space="preserve"> </w:t>
      </w:r>
      <w:r w:rsidR="00936891">
        <w:rPr>
          <w:rFonts w:ascii="Arial Narrow" w:hAnsi="Arial Narrow"/>
          <w:b/>
          <w:bCs/>
          <w:sz w:val="20"/>
          <w:szCs w:val="20"/>
        </w:rPr>
        <w:t>BOOKING INTERNATIONAL MÉXICO</w:t>
      </w:r>
      <w:r w:rsidRPr="005A4F74">
        <w:rPr>
          <w:rFonts w:ascii="Arial Narrow" w:hAnsi="Arial Narrow"/>
          <w:b/>
          <w:sz w:val="20"/>
          <w:szCs w:val="20"/>
        </w:rPr>
        <w:t xml:space="preserve"> el nombre de todos y cada uno de los </w:t>
      </w:r>
      <w:r w:rsidRPr="005A4F74">
        <w:rPr>
          <w:rFonts w:ascii="Arial Narrow" w:hAnsi="Arial Narrow"/>
          <w:b/>
          <w:sz w:val="20"/>
          <w:szCs w:val="20"/>
        </w:rPr>
        <w:lastRenderedPageBreak/>
        <w:t xml:space="preserve">patrocinadores involucrados en EL EVENTO. “LA EMPRESA” Y </w:t>
      </w:r>
      <w:r w:rsidR="00936891">
        <w:rPr>
          <w:rFonts w:ascii="Arial Narrow" w:hAnsi="Arial Narrow"/>
          <w:b/>
          <w:bCs/>
          <w:sz w:val="20"/>
          <w:szCs w:val="20"/>
        </w:rPr>
        <w:t>BOOKING INTERNATIONAL MÉXICO</w:t>
      </w:r>
      <w:r w:rsidR="00936891">
        <w:rPr>
          <w:rFonts w:ascii="Arial Narrow" w:hAnsi="Arial Narrow"/>
          <w:b/>
          <w:sz w:val="20"/>
          <w:szCs w:val="20"/>
        </w:rPr>
        <w:t xml:space="preserve"> </w:t>
      </w:r>
      <w:r w:rsidRPr="005A4F74">
        <w:rPr>
          <w:rFonts w:ascii="Arial Narrow" w:hAnsi="Arial Narrow"/>
          <w:b/>
          <w:sz w:val="20"/>
          <w:szCs w:val="20"/>
        </w:rPr>
        <w:t xml:space="preserve"> acuerdan que en el escenario no se puede utilizar o colocar ningún tipo de publicidad o marca comercial alguna. </w:t>
      </w:r>
    </w:p>
    <w:p w14:paraId="626A43D9" w14:textId="77777777" w:rsidR="00CB2B12" w:rsidRDefault="00CB2B12"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p w14:paraId="3EE949D9" w14:textId="08D159AF"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SEXTA.-</w:t>
      </w:r>
      <w:r w:rsidRPr="005A4F74">
        <w:rPr>
          <w:rFonts w:ascii="Arial Narrow" w:hAnsi="Arial Narrow"/>
          <w:b/>
          <w:sz w:val="20"/>
          <w:szCs w:val="20"/>
        </w:rPr>
        <w:t xml:space="preserve"> Por lo que respecta al concierto de “EL ARTISTA”, “LA EMPRESA” reconoce y acepta que no podrá filmarse, grabarse y por ningún medio reproducirse dicha presentación, salvo que exista una autorización por escrito otorgada por </w:t>
      </w:r>
      <w:r w:rsidR="002A28B6">
        <w:rPr>
          <w:rFonts w:ascii="Arial Narrow" w:hAnsi="Arial Narrow"/>
          <w:b/>
          <w:bCs/>
          <w:sz w:val="20"/>
          <w:szCs w:val="20"/>
        </w:rPr>
        <w:t>BOOKING INTERNATIONAL MÉXICO</w:t>
      </w:r>
      <w:r w:rsidR="002A28B6">
        <w:rPr>
          <w:rFonts w:ascii="Arial Narrow" w:hAnsi="Arial Narrow"/>
          <w:b/>
          <w:sz w:val="20"/>
          <w:szCs w:val="20"/>
        </w:rPr>
        <w:t xml:space="preserve"> </w:t>
      </w:r>
      <w:r w:rsidR="002A28B6" w:rsidRPr="005A4F74">
        <w:rPr>
          <w:rFonts w:ascii="Arial Narrow" w:hAnsi="Arial Narrow"/>
          <w:b/>
          <w:sz w:val="20"/>
          <w:szCs w:val="20"/>
        </w:rPr>
        <w:t xml:space="preserve"> </w:t>
      </w:r>
      <w:r w:rsidRPr="005A4F74">
        <w:rPr>
          <w:rFonts w:ascii="Arial Narrow" w:hAnsi="Arial Narrow"/>
          <w:b/>
          <w:sz w:val="20"/>
          <w:szCs w:val="20"/>
        </w:rPr>
        <w:t xml:space="preserve">“LA EMPRESA” se obliga expresamente a no realizar o autorizar, bajo ningún pretexto, transmisiones directas o diferidas del espectáculo en radio, televisión o cine ya sea total o parcialmente ni a comercializar bajo ningún título el material fotográfico, fílmico o de audio que pudiera obtenerse. </w:t>
      </w:r>
    </w:p>
    <w:p w14:paraId="16C2F296" w14:textId="53EB651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“LA EMPRESA” reconoce y acepta que la firma del presente contrato no le da, ni constituye derecho alguno para promocionar, anunciar u organizar ningún otro tipo de presentación de “EL ARTISTA”, ya sea social, promocional o de cualquier otra naturaleza, diferente a las amparadas en el presente instrumento. Igualmente “LA EMPRESA” no podrá organizar conferencias de prensa, ni entrevistas, ni comprometer a la presencia o voz de “EL ARTISTA” en ningún evento promocional o de cualquier tipo sin el consentimiento previo y por escrito de </w:t>
      </w:r>
      <w:r w:rsidR="002A28B6">
        <w:rPr>
          <w:rFonts w:ascii="Arial Narrow" w:hAnsi="Arial Narrow"/>
          <w:b/>
          <w:bCs/>
          <w:sz w:val="20"/>
          <w:szCs w:val="20"/>
        </w:rPr>
        <w:t xml:space="preserve">BOOKING INTERNATIONAL </w:t>
      </w:r>
      <w:r w:rsidR="00CB2B12">
        <w:rPr>
          <w:rFonts w:ascii="Arial Narrow" w:hAnsi="Arial Narrow"/>
          <w:b/>
          <w:bCs/>
          <w:sz w:val="20"/>
          <w:szCs w:val="20"/>
        </w:rPr>
        <w:t>MÉXICO</w:t>
      </w:r>
      <w:r w:rsidR="00CB2B12">
        <w:rPr>
          <w:rFonts w:ascii="Arial Narrow" w:hAnsi="Arial Narrow"/>
          <w:b/>
          <w:sz w:val="20"/>
          <w:szCs w:val="20"/>
        </w:rPr>
        <w:t xml:space="preserve">. </w:t>
      </w:r>
      <w:r w:rsidRPr="005A4F74">
        <w:rPr>
          <w:rFonts w:ascii="Arial Narrow" w:hAnsi="Arial Narrow"/>
          <w:b/>
          <w:sz w:val="20"/>
          <w:szCs w:val="20"/>
        </w:rPr>
        <w:t>Asimismo deberá prohibirse al público y asistentes a EL EVENTO la introducción de cualquier tipo de objeto peligroso, así como la entrada de cámaras fotográficas y de video, obligándose “LA EMPRESA” a incluir esta circunstancia en la publicidad y en la impresión de boletos de acceso a EL EVENTO.</w:t>
      </w:r>
    </w:p>
    <w:p w14:paraId="08FF9B2B"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p>
    <w:p w14:paraId="50F0664F" w14:textId="22645BFF"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 </w:t>
      </w:r>
      <w:r w:rsidRPr="005A4F74">
        <w:rPr>
          <w:rFonts w:ascii="Arial Narrow" w:hAnsi="Arial Narrow"/>
          <w:b/>
          <w:bCs/>
          <w:sz w:val="20"/>
          <w:szCs w:val="20"/>
        </w:rPr>
        <w:t>SEPTIMA</w:t>
      </w:r>
      <w:r w:rsidRPr="005A4F74">
        <w:rPr>
          <w:rFonts w:ascii="Arial Narrow" w:hAnsi="Arial Narrow"/>
          <w:b/>
          <w:sz w:val="20"/>
          <w:szCs w:val="20"/>
        </w:rPr>
        <w:t xml:space="preserve">.- “LA EMPRESA” se hará cargo de todo lo relacionado a la reservación, contratación y pago del local donde se llevará a cabo EL EVENTO, liberando desde este momento a </w:t>
      </w:r>
      <w:r w:rsidR="00936891">
        <w:rPr>
          <w:rFonts w:ascii="Arial Narrow" w:hAnsi="Arial Narrow"/>
          <w:b/>
          <w:bCs/>
          <w:sz w:val="20"/>
          <w:szCs w:val="20"/>
        </w:rPr>
        <w:t xml:space="preserve">BOOKING INTERNATIONAL MÉXICO </w:t>
      </w:r>
      <w:r w:rsidRPr="005A4F74">
        <w:rPr>
          <w:rFonts w:ascii="Arial Narrow" w:hAnsi="Arial Narrow"/>
          <w:b/>
          <w:sz w:val="20"/>
          <w:szCs w:val="20"/>
        </w:rPr>
        <w:t xml:space="preserve"> de toda responsabilidad frente a autoridades administrativas o judiciales de requerimientos a este respecto. </w:t>
      </w:r>
    </w:p>
    <w:p w14:paraId="41610D9F"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OCTAVA.- </w:t>
      </w:r>
      <w:r w:rsidRPr="005A4F74">
        <w:rPr>
          <w:rFonts w:ascii="Arial Narrow" w:hAnsi="Arial Narrow"/>
          <w:b/>
          <w:sz w:val="20"/>
          <w:szCs w:val="20"/>
        </w:rPr>
        <w:t xml:space="preserve">Las partes reconocen que “LA EMPRESA” será responsable de cubrir todos los gastos y costos relacionados con el equipo técnico y de producción necesarios para la realización del EVENTO. </w:t>
      </w:r>
    </w:p>
    <w:p w14:paraId="175E5A37" w14:textId="0B239E3C"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NOVENA.- </w:t>
      </w:r>
      <w:r w:rsidRPr="005A4F74">
        <w:rPr>
          <w:rFonts w:ascii="Arial Narrow" w:hAnsi="Arial Narrow"/>
          <w:b/>
          <w:sz w:val="20"/>
          <w:szCs w:val="20"/>
        </w:rPr>
        <w:t xml:space="preserve">Cualquier equipo, vestuario o bienes propiedad de “EL ARTISTA” ó </w:t>
      </w:r>
      <w:r w:rsidR="00936891">
        <w:rPr>
          <w:rFonts w:ascii="Arial Narrow" w:hAnsi="Arial Narrow"/>
          <w:b/>
          <w:bCs/>
          <w:sz w:val="20"/>
          <w:szCs w:val="20"/>
        </w:rPr>
        <w:t>BOOKING INTERNATIONAL MÉXICO</w:t>
      </w:r>
      <w:r w:rsidRPr="005A4F74">
        <w:rPr>
          <w:rFonts w:ascii="Arial Narrow" w:hAnsi="Arial Narrow"/>
          <w:b/>
          <w:sz w:val="20"/>
          <w:szCs w:val="20"/>
        </w:rPr>
        <w:t xml:space="preserve">, no podrán ser movidos o trasladados sin su previa autorización. “LA EMPRESA” deberá asegurarse a través de servicios de vigilancia del correcto cuidado de los bienes descritos en ésta cláusula. </w:t>
      </w:r>
    </w:p>
    <w:p w14:paraId="37B59245" w14:textId="32838103" w:rsid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DÉCIMA.- </w:t>
      </w:r>
      <w:r w:rsidRPr="005A4F74">
        <w:rPr>
          <w:rFonts w:ascii="Arial Narrow" w:hAnsi="Arial Narrow"/>
          <w:b/>
          <w:sz w:val="20"/>
          <w:szCs w:val="20"/>
        </w:rPr>
        <w:t>En caso de cancelación por causas injustificadas atribuibles a “EL ARTISTA”, éste está obligado exclusivamente a reintegrar las cantidades que, por concepto de anticipo, haya recibido por parte de “LA EMPRESA”</w:t>
      </w:r>
      <w:r w:rsidR="00E95EA5">
        <w:rPr>
          <w:rFonts w:ascii="Arial Narrow" w:hAnsi="Arial Narrow"/>
          <w:b/>
          <w:sz w:val="20"/>
          <w:szCs w:val="20"/>
        </w:rPr>
        <w:t>, o a reprogramar la presentación de acuerdo a agenda de ambas partes</w:t>
      </w:r>
      <w:r w:rsidRPr="005A4F74">
        <w:rPr>
          <w:rFonts w:ascii="Arial Narrow" w:hAnsi="Arial Narrow"/>
          <w:b/>
          <w:sz w:val="20"/>
          <w:szCs w:val="20"/>
        </w:rPr>
        <w:t>.</w:t>
      </w:r>
    </w:p>
    <w:p w14:paraId="4BB9209B" w14:textId="148B84BF" w:rsid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 </w:t>
      </w:r>
      <w:r w:rsidRPr="005A4F74">
        <w:rPr>
          <w:rFonts w:ascii="Arial Narrow" w:hAnsi="Arial Narrow"/>
          <w:b/>
          <w:bCs/>
          <w:sz w:val="20"/>
          <w:szCs w:val="20"/>
        </w:rPr>
        <w:t xml:space="preserve">DÉCIMA PRIMERA.- </w:t>
      </w:r>
      <w:r w:rsidRPr="005A4F74">
        <w:rPr>
          <w:rFonts w:ascii="Arial Narrow" w:hAnsi="Arial Narrow"/>
          <w:b/>
          <w:sz w:val="20"/>
          <w:szCs w:val="20"/>
        </w:rPr>
        <w:t xml:space="preserve">En caso de cancelación por causas injustificadas atribuibles a “LA EMPRESA”, éste está obligado a pagar el 100% del valor del presente contrato a </w:t>
      </w:r>
      <w:r w:rsidR="00936891">
        <w:rPr>
          <w:rFonts w:ascii="Arial Narrow" w:hAnsi="Arial Narrow"/>
          <w:b/>
          <w:bCs/>
          <w:sz w:val="20"/>
          <w:szCs w:val="20"/>
        </w:rPr>
        <w:t>BOOKING INTERNATIONAL MÉXICO</w:t>
      </w:r>
      <w:r w:rsidRPr="005A4F74">
        <w:rPr>
          <w:rFonts w:ascii="Arial Narrow" w:hAnsi="Arial Narrow"/>
          <w:b/>
          <w:sz w:val="20"/>
          <w:szCs w:val="20"/>
        </w:rPr>
        <w:t xml:space="preserve">, quedando “EL ARTISTA” en libertad de comprometerse a prestar servicios a un tercero en la fecha programada para EL EVENTO. </w:t>
      </w:r>
    </w:p>
    <w:p w14:paraId="6CAF7865" w14:textId="77777777" w:rsidR="00171FFD" w:rsidRPr="005A4F74" w:rsidRDefault="00171FFD"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p>
    <w:p w14:paraId="534DE568" w14:textId="22FBB7A6"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DÉCIMA SEGUNDA.- </w:t>
      </w:r>
      <w:r w:rsidRPr="005A4F74">
        <w:rPr>
          <w:rFonts w:ascii="Arial Narrow" w:hAnsi="Arial Narrow"/>
          <w:b/>
          <w:sz w:val="20"/>
          <w:szCs w:val="20"/>
        </w:rPr>
        <w:t xml:space="preserve">Si EL EVENTO tuviese que ser cancelado por caso fortuito o fuerza mayor, incluyendo pero sin limitarse a el clima, huelgas, dificultades laborales, paro laboral, bloqueos, disturbios, acto terrorista u otras </w:t>
      </w:r>
      <w:r w:rsidRPr="005A4F74">
        <w:rPr>
          <w:rFonts w:ascii="Arial Narrow" w:hAnsi="Arial Narrow"/>
          <w:b/>
          <w:sz w:val="20"/>
          <w:szCs w:val="20"/>
        </w:rPr>
        <w:lastRenderedPageBreak/>
        <w:t xml:space="preserve">causas de fuerza mayor ahora conocida o por conocerse, por incapacidad física o enfermedad de “EL ARTISTA” Y DE “LA EMPRESA”, las partes podrán acordar la modificación de la fecha programada para el evento, en base al calendario de “EL ARTISTA”, quedando las cantidades por concepto de anticipo a favor de </w:t>
      </w:r>
      <w:r w:rsidRPr="005A4F74">
        <w:rPr>
          <w:rFonts w:ascii="Arial Narrow" w:hAnsi="Arial Narrow"/>
          <w:b/>
          <w:bCs/>
          <w:sz w:val="20"/>
          <w:szCs w:val="20"/>
        </w:rPr>
        <w:t>“</w:t>
      </w:r>
      <w:r w:rsidR="002A28B6">
        <w:rPr>
          <w:rFonts w:ascii="Arial Narrow" w:hAnsi="Arial Narrow"/>
          <w:b/>
          <w:bCs/>
          <w:sz w:val="20"/>
          <w:szCs w:val="20"/>
        </w:rPr>
        <w:t>BOOKING INTERNATIONAL MÉXICO</w:t>
      </w:r>
      <w:r w:rsidRPr="005A4F74">
        <w:rPr>
          <w:rFonts w:ascii="Arial Narrow" w:hAnsi="Arial Narrow"/>
          <w:b/>
          <w:bCs/>
          <w:sz w:val="20"/>
          <w:szCs w:val="20"/>
        </w:rPr>
        <w:t xml:space="preserve">” </w:t>
      </w:r>
      <w:r w:rsidRPr="005A4F74">
        <w:rPr>
          <w:rFonts w:ascii="Arial Narrow" w:hAnsi="Arial Narrow"/>
          <w:b/>
          <w:sz w:val="20"/>
          <w:szCs w:val="20"/>
        </w:rPr>
        <w:t xml:space="preserve">y </w:t>
      </w:r>
      <w:r w:rsidRPr="005A4F74">
        <w:rPr>
          <w:rFonts w:ascii="Arial Narrow" w:hAnsi="Arial Narrow"/>
          <w:b/>
          <w:bCs/>
          <w:sz w:val="20"/>
          <w:szCs w:val="20"/>
        </w:rPr>
        <w:t>“</w:t>
      </w:r>
      <w:r w:rsidRPr="005A4F74">
        <w:rPr>
          <w:rFonts w:ascii="Arial Narrow" w:hAnsi="Arial Narrow"/>
          <w:b/>
          <w:sz w:val="20"/>
          <w:szCs w:val="20"/>
        </w:rPr>
        <w:t>EL ARTISTA”</w:t>
      </w:r>
      <w:r w:rsidRPr="005A4F74">
        <w:rPr>
          <w:rFonts w:ascii="Arial Narrow" w:hAnsi="Arial Narrow"/>
          <w:b/>
          <w:bCs/>
          <w:sz w:val="20"/>
          <w:szCs w:val="20"/>
        </w:rPr>
        <w:t xml:space="preserve"> </w:t>
      </w:r>
      <w:r w:rsidRPr="005A4F74">
        <w:rPr>
          <w:rFonts w:ascii="Arial Narrow" w:hAnsi="Arial Narrow"/>
          <w:b/>
          <w:sz w:val="20"/>
          <w:szCs w:val="20"/>
        </w:rPr>
        <w:t xml:space="preserve">liberándolas desde este momento de cualquier tipo de reclamación civil o jurídica que pudiera suscitarse por dicha situación. </w:t>
      </w:r>
    </w:p>
    <w:p w14:paraId="2C9421A0" w14:textId="629298E0"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DECIMA TERCERA.- </w:t>
      </w:r>
      <w:r w:rsidRPr="005A4F74">
        <w:rPr>
          <w:rFonts w:ascii="Arial Narrow" w:hAnsi="Arial Narrow"/>
          <w:b/>
          <w:sz w:val="20"/>
          <w:szCs w:val="20"/>
        </w:rPr>
        <w:t xml:space="preserve">“LA EMPRESA” no podrá ceder o transmitir de ninguna forma a terceros ni revender los derechos de este contrato, en caso de que así lo hiciere, se obliga a pagar a </w:t>
      </w:r>
      <w:r w:rsidR="00936891">
        <w:rPr>
          <w:rFonts w:ascii="Arial Narrow" w:hAnsi="Arial Narrow"/>
          <w:b/>
          <w:bCs/>
          <w:sz w:val="20"/>
          <w:szCs w:val="20"/>
        </w:rPr>
        <w:t>BOOKING INTERNATIONAL MÉXICO</w:t>
      </w:r>
      <w:r w:rsidRPr="005A4F74">
        <w:rPr>
          <w:rFonts w:ascii="Arial Narrow" w:hAnsi="Arial Narrow"/>
          <w:b/>
          <w:sz w:val="20"/>
          <w:szCs w:val="20"/>
        </w:rPr>
        <w:t xml:space="preserve"> como pena convencional, el cien por ciento del precio establecido en el presente contrato. Si “LA EMPRESA” no cumpliera con dicha pena convencional </w:t>
      </w:r>
      <w:r w:rsidR="00936891">
        <w:rPr>
          <w:rFonts w:ascii="Arial Narrow" w:hAnsi="Arial Narrow"/>
          <w:b/>
          <w:bCs/>
          <w:sz w:val="20"/>
          <w:szCs w:val="20"/>
        </w:rPr>
        <w:t>BOOKING INTERNATIONAL MÉXICO</w:t>
      </w:r>
      <w:r w:rsidRPr="005A4F74">
        <w:rPr>
          <w:rFonts w:ascii="Arial Narrow" w:hAnsi="Arial Narrow"/>
          <w:b/>
          <w:sz w:val="20"/>
          <w:szCs w:val="20"/>
        </w:rPr>
        <w:t xml:space="preserve"> podrá rescindir el presente contrato sin ninguna responsabilidad para </w:t>
      </w:r>
      <w:r w:rsidR="00936891">
        <w:rPr>
          <w:rFonts w:ascii="Arial Narrow" w:hAnsi="Arial Narrow"/>
          <w:b/>
          <w:bCs/>
          <w:sz w:val="20"/>
          <w:szCs w:val="20"/>
        </w:rPr>
        <w:t xml:space="preserve">BOOKING INTERNATIONAL MÉXICO </w:t>
      </w:r>
      <w:r w:rsidRPr="005A4F74">
        <w:rPr>
          <w:rFonts w:ascii="Arial Narrow" w:hAnsi="Arial Narrow"/>
          <w:b/>
          <w:sz w:val="20"/>
          <w:szCs w:val="20"/>
        </w:rPr>
        <w:t xml:space="preserve"> ó “EL ARTISTA”, por lo que el precio convenido quedará en beneficio de </w:t>
      </w:r>
      <w:r w:rsidR="00936891">
        <w:rPr>
          <w:rFonts w:ascii="Arial Narrow" w:hAnsi="Arial Narrow"/>
          <w:b/>
          <w:bCs/>
          <w:sz w:val="20"/>
          <w:szCs w:val="20"/>
        </w:rPr>
        <w:t>BOOKING INTERNATIONAL MÉXICO</w:t>
      </w:r>
    </w:p>
    <w:p w14:paraId="70CBE72E" w14:textId="54910F39"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DÉCIMA CUARTA.- </w:t>
      </w:r>
      <w:r w:rsidRPr="005A4F74">
        <w:rPr>
          <w:rFonts w:ascii="Arial Narrow" w:hAnsi="Arial Narrow"/>
          <w:b/>
          <w:sz w:val="20"/>
          <w:szCs w:val="20"/>
        </w:rPr>
        <w:t>La información y documentación que se genere con motivo del presente Contrato, será propiedad exclusiva de la parte que la genere. Ninguna de las partes podrá divulgar dicha información sin el previo consentimiento por escrito de la otra parte.</w:t>
      </w:r>
    </w:p>
    <w:p w14:paraId="5970CD5D"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Las partes convienen en que la información que se proporcione ó que lleguen a conocer por motivo del presente Contrato, será considerada como estrictamente confidencial, por lo que se obligan a no revelarla a terceras personas ajenas a las partes. Por lo anterior, las partes se obligan a tomar providencias necesarias para que las personas que manejen la información proporcionada por éstas con motivo ó como consecuencia de los servicios objeto del presente contrato, no la divulguen y que terceras personas ajenas a las partes no tengan acceso a ella. En caso de que la información proporcionada por las partes llegara a hacerse del conocimiento de terceras personas ajenas a éstas por dolo, negligencia o mala fé imputable a alguna de las partes y/o su personal, la parte responsable deberá responder por los daños y perjuicios ocasionados a la otra, sin perjuicio de las responsabilidades y sanciones legales previstas en el Código Penal vigente para el Distrito Federal, referentes a la revelación de secretos así como de la Ley de Propiedad Industrial, relativas al secreto profesional, en que incurriría en el caso de incumplimiento de la presente Cláusula.</w:t>
      </w:r>
    </w:p>
    <w:p w14:paraId="57835A27"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p>
    <w:p w14:paraId="27943D30" w14:textId="6CF944E4"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DECIMA </w:t>
      </w:r>
      <w:r w:rsidRPr="005A4F74">
        <w:rPr>
          <w:rFonts w:ascii="Arial Narrow" w:hAnsi="Arial Narrow"/>
          <w:b/>
          <w:bCs/>
          <w:sz w:val="20"/>
          <w:szCs w:val="20"/>
        </w:rPr>
        <w:t>QUINTA</w:t>
      </w:r>
      <w:r w:rsidRPr="005A4F74">
        <w:rPr>
          <w:rFonts w:ascii="Arial Narrow" w:hAnsi="Arial Narrow"/>
          <w:b/>
          <w:sz w:val="20"/>
          <w:szCs w:val="20"/>
        </w:rPr>
        <w:t>.- DE LA PENA CONVENCIONAL.- Convienen las  partes que en caso de que el cliente no cumpla en tiempo y forma con alguna de las formalidades a las que se obliga en el presente instrumento, pagara a “</w:t>
      </w:r>
      <w:r w:rsidR="00936891">
        <w:rPr>
          <w:rFonts w:ascii="Arial Narrow" w:hAnsi="Arial Narrow"/>
          <w:b/>
          <w:bCs/>
          <w:sz w:val="20"/>
          <w:szCs w:val="20"/>
        </w:rPr>
        <w:t>BOOKING INTERNATIONAL MÉXICO</w:t>
      </w:r>
      <w:r w:rsidRPr="005A4F74">
        <w:rPr>
          <w:rFonts w:ascii="Arial Narrow" w:hAnsi="Arial Narrow"/>
          <w:b/>
          <w:sz w:val="20"/>
          <w:szCs w:val="20"/>
        </w:rPr>
        <w:t>” prestadora de servicios por concepto de penalidad el 25% veinticinco por ciento</w:t>
      </w:r>
      <w:r w:rsidR="00083926">
        <w:rPr>
          <w:rFonts w:ascii="Arial Narrow" w:hAnsi="Arial Narrow"/>
          <w:b/>
          <w:sz w:val="20"/>
          <w:szCs w:val="20"/>
        </w:rPr>
        <w:t xml:space="preserve"> adicional</w:t>
      </w:r>
      <w:r w:rsidRPr="005A4F74">
        <w:rPr>
          <w:rFonts w:ascii="Arial Narrow" w:hAnsi="Arial Narrow"/>
          <w:b/>
          <w:sz w:val="20"/>
          <w:szCs w:val="20"/>
        </w:rPr>
        <w:t xml:space="preserve"> del valor de la operación materia del presente contrato.</w:t>
      </w:r>
    </w:p>
    <w:p w14:paraId="7CFC33C0" w14:textId="2DC116B9"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DECIMA SEXTA.-  DE  LA CONFIDENCIALIDAD.- “EL CLIENTE Y/O EMPRESA  CONTRATANTE” en ningún momento podrá realizar cualquier  acto unilateral que tenga como objetivo  programar conferencias de prensa, televisión, o compromisos de cualquier tipo para “EL ARTISTA”, sin el consentimiento de “LA EMPRESA” PRESTADORA DE SERVICIOS ARTISTICOS”  </w:t>
      </w:r>
      <w:r w:rsidR="00936891">
        <w:rPr>
          <w:rFonts w:ascii="Arial Narrow" w:hAnsi="Arial Narrow"/>
          <w:b/>
          <w:bCs/>
          <w:sz w:val="20"/>
          <w:szCs w:val="20"/>
        </w:rPr>
        <w:t>BOOKING INTERNATIONAL MÉXICO</w:t>
      </w:r>
      <w:r w:rsidRPr="005A4F74">
        <w:rPr>
          <w:rFonts w:ascii="Arial Narrow" w:hAnsi="Arial Narrow"/>
          <w:b/>
          <w:sz w:val="20"/>
          <w:szCs w:val="20"/>
        </w:rPr>
        <w:t xml:space="preserve">  y “EL ARTISTA”, asumiendo el cliente la responsabilidad legal y las consecuencias jurídicas en el caso de incumplir con esta cláusula.</w:t>
      </w:r>
    </w:p>
    <w:p w14:paraId="0A7E1E77" w14:textId="0EC72F11"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Así también en relación a todas las cuestiones y situaciones  relacionadas con “EL ARTISTA”, siempre deberán hacerse por medio de  </w:t>
      </w:r>
      <w:r w:rsidR="00936891">
        <w:rPr>
          <w:rFonts w:ascii="Arial Narrow" w:hAnsi="Arial Narrow"/>
          <w:b/>
          <w:bCs/>
          <w:sz w:val="20"/>
          <w:szCs w:val="20"/>
        </w:rPr>
        <w:t>BOOKING INTERNATIONAL MÉXICO</w:t>
      </w:r>
      <w:r w:rsidRPr="005A4F74">
        <w:rPr>
          <w:rFonts w:ascii="Arial Narrow" w:hAnsi="Arial Narrow"/>
          <w:b/>
          <w:sz w:val="20"/>
          <w:szCs w:val="20"/>
        </w:rPr>
        <w:t xml:space="preserve">, y esta a su vez se las hará sabedor “EL ARTISTA”; por lo que queda estrictamente prohibido para el cliente o empresa contratante tratar de manera directa con “EL ARTISTA” todo este tipo de cuestiones; y en caso de incumplir el cliente con esta </w:t>
      </w:r>
      <w:r w:rsidR="00CB2B12" w:rsidRPr="005A4F74">
        <w:rPr>
          <w:rFonts w:ascii="Arial Narrow" w:hAnsi="Arial Narrow"/>
          <w:b/>
          <w:sz w:val="20"/>
          <w:szCs w:val="20"/>
        </w:rPr>
        <w:t>cláusula</w:t>
      </w:r>
      <w:r w:rsidRPr="005A4F74">
        <w:rPr>
          <w:rFonts w:ascii="Arial Narrow" w:hAnsi="Arial Narrow"/>
          <w:b/>
          <w:sz w:val="20"/>
          <w:szCs w:val="20"/>
        </w:rPr>
        <w:t xml:space="preserve">, </w:t>
      </w:r>
      <w:r w:rsidR="007336A9">
        <w:rPr>
          <w:rFonts w:ascii="Arial Narrow" w:hAnsi="Arial Narrow"/>
          <w:b/>
          <w:bCs/>
          <w:sz w:val="20"/>
          <w:szCs w:val="20"/>
        </w:rPr>
        <w:t>BOOKING INTERNATIONAL MÉXICO</w:t>
      </w:r>
      <w:r w:rsidRPr="005A4F74">
        <w:rPr>
          <w:rFonts w:ascii="Arial Narrow" w:hAnsi="Arial Narrow"/>
          <w:b/>
          <w:sz w:val="20"/>
          <w:szCs w:val="20"/>
        </w:rPr>
        <w:t xml:space="preserve">  Podrá rescindir el presente contrato en el momento que desee sin que medie </w:t>
      </w:r>
      <w:r w:rsidRPr="005A4F74">
        <w:rPr>
          <w:rFonts w:ascii="Arial Narrow" w:hAnsi="Arial Narrow"/>
          <w:b/>
          <w:sz w:val="20"/>
          <w:szCs w:val="20"/>
        </w:rPr>
        <w:lastRenderedPageBreak/>
        <w:t xml:space="preserve">resolución judicial; y reclamar al cliente el 100% cien por ciento del valor de la operación materia del presente contrato, con motivo de la reparación del daño derivado de la violación a la confidencialidad en perjuicio de su empresa, además de las acciones legales que podrá </w:t>
      </w:r>
      <w:r w:rsidR="007336A9">
        <w:rPr>
          <w:rFonts w:ascii="Arial Narrow" w:hAnsi="Arial Narrow"/>
          <w:b/>
          <w:bCs/>
          <w:sz w:val="20"/>
          <w:szCs w:val="20"/>
        </w:rPr>
        <w:t>BOOKING INTERNATIONAL MÉXICO</w:t>
      </w:r>
      <w:r w:rsidRPr="005A4F74">
        <w:rPr>
          <w:rFonts w:ascii="Arial Narrow" w:hAnsi="Arial Narrow"/>
          <w:b/>
          <w:sz w:val="20"/>
          <w:szCs w:val="20"/>
        </w:rPr>
        <w:t xml:space="preserve">  y “EL ARTISTA” en su contra.- - - - - -</w:t>
      </w:r>
    </w:p>
    <w:p w14:paraId="342CB9AC" w14:textId="4C0FC9E3"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r w:rsidRPr="005A4F74">
        <w:rPr>
          <w:rFonts w:ascii="Arial Narrow" w:hAnsi="Arial Narrow"/>
          <w:b/>
          <w:sz w:val="20"/>
          <w:szCs w:val="20"/>
        </w:rPr>
        <w:t xml:space="preserve"> </w:t>
      </w:r>
      <w:r w:rsidRPr="005A4F74">
        <w:rPr>
          <w:rFonts w:ascii="Arial Narrow" w:hAnsi="Arial Narrow"/>
          <w:b/>
          <w:bCs/>
          <w:sz w:val="20"/>
          <w:szCs w:val="20"/>
        </w:rPr>
        <w:t xml:space="preserve">DECIMA </w:t>
      </w:r>
      <w:r w:rsidRPr="005A4F74">
        <w:rPr>
          <w:rFonts w:ascii="Arial Narrow" w:hAnsi="Arial Narrow"/>
          <w:b/>
          <w:sz w:val="20"/>
          <w:szCs w:val="20"/>
        </w:rPr>
        <w:t>SEPTIMA</w:t>
      </w:r>
      <w:r w:rsidRPr="005A4F74">
        <w:rPr>
          <w:rFonts w:ascii="Arial Narrow" w:hAnsi="Arial Narrow"/>
          <w:b/>
          <w:bCs/>
          <w:sz w:val="20"/>
          <w:szCs w:val="20"/>
        </w:rPr>
        <w:t xml:space="preserve">.- </w:t>
      </w:r>
      <w:r w:rsidRPr="005A4F74">
        <w:rPr>
          <w:rFonts w:ascii="Arial Narrow" w:hAnsi="Arial Narrow"/>
          <w:b/>
          <w:sz w:val="20"/>
          <w:szCs w:val="20"/>
        </w:rPr>
        <w:t xml:space="preserve">“LA EMPRESA” y </w:t>
      </w:r>
      <w:r w:rsidR="007336A9">
        <w:rPr>
          <w:rFonts w:ascii="Arial Narrow" w:hAnsi="Arial Narrow"/>
          <w:b/>
          <w:bCs/>
          <w:sz w:val="20"/>
          <w:szCs w:val="20"/>
        </w:rPr>
        <w:t>BOOKING INTERNATIONAL MÉXICO</w:t>
      </w:r>
      <w:r w:rsidRPr="005A4F74">
        <w:rPr>
          <w:rFonts w:ascii="Arial Narrow" w:hAnsi="Arial Narrow"/>
          <w:b/>
          <w:sz w:val="20"/>
          <w:szCs w:val="20"/>
        </w:rPr>
        <w:t xml:space="preserve">. </w:t>
      </w:r>
      <w:r w:rsidR="00083926" w:rsidRPr="005A4F74">
        <w:rPr>
          <w:rFonts w:ascii="Arial Narrow" w:hAnsi="Arial Narrow"/>
          <w:b/>
          <w:sz w:val="20"/>
          <w:szCs w:val="20"/>
        </w:rPr>
        <w:t>Se</w:t>
      </w:r>
      <w:r w:rsidRPr="005A4F74">
        <w:rPr>
          <w:rFonts w:ascii="Arial Narrow" w:hAnsi="Arial Narrow"/>
          <w:b/>
          <w:sz w:val="20"/>
          <w:szCs w:val="20"/>
        </w:rPr>
        <w:t xml:space="preserve"> obligan a desempeñar y a ejecutar los trabajos materia del presente contrato, con personal propio, debidamente capacitado, así como con equipo y herramientas también propias, bajo un sistema de capacitación adecuado. Por lo anterior, las partes no tienen nexo laboral alguno con los empleados y/o trabajadores de la otra, ni están facultadas para dirigir las labores de los mismos, por lo que en este acto se liberan recíprocamente de toda responsabilidad relativa a cualquier accidente o enfermedad que su propio personal pudiera sufrir o contraer durante el desarrollo de sus labores o como consecuencia de ellas. Para todo lo relativo al cumplimiento, ejecución e interpretación del presente contrato, ambas partes acuerdan someterse a la jurisdicción y competencia de los tribunales de la Ciudad de Puerto Vallarta, Jalisco, México, renunciando a cualquier otro fuero especial por motivo de su domicilio, presente o futuro. ENTERADOS DE SU CONTENIDO Y ALCANCES LEGALES SE FIRMA EN LA CIUDAD DE MÉXICO A LOS </w:t>
      </w:r>
      <w:r w:rsidRPr="005A4F74">
        <w:rPr>
          <w:rFonts w:ascii="Arial Narrow" w:hAnsi="Arial Narrow"/>
          <w:b/>
          <w:bCs/>
          <w:sz w:val="20"/>
          <w:szCs w:val="20"/>
        </w:rPr>
        <w:t xml:space="preserve"> </w:t>
      </w:r>
      <w:r w:rsidR="00083926">
        <w:rPr>
          <w:rFonts w:ascii="Arial Narrow" w:hAnsi="Arial Narrow"/>
          <w:b/>
          <w:bCs/>
          <w:sz w:val="20"/>
          <w:szCs w:val="20"/>
        </w:rPr>
        <w:t>22</w:t>
      </w:r>
      <w:r w:rsidRPr="005A4F74">
        <w:rPr>
          <w:rFonts w:ascii="Arial Narrow" w:hAnsi="Arial Narrow"/>
          <w:b/>
          <w:bCs/>
          <w:sz w:val="20"/>
          <w:szCs w:val="20"/>
        </w:rPr>
        <w:t xml:space="preserve"> </w:t>
      </w:r>
      <w:r w:rsidRPr="005A4F74">
        <w:rPr>
          <w:rFonts w:ascii="Arial Narrow" w:hAnsi="Arial Narrow"/>
          <w:b/>
          <w:sz w:val="20"/>
          <w:szCs w:val="20"/>
        </w:rPr>
        <w:t>DÍAS DEL MES DE FEBRERO</w:t>
      </w:r>
      <w:r w:rsidRPr="005A4F74">
        <w:rPr>
          <w:rFonts w:ascii="Arial Narrow" w:hAnsi="Arial Narrow"/>
          <w:b/>
          <w:bCs/>
          <w:sz w:val="20"/>
          <w:szCs w:val="20"/>
        </w:rPr>
        <w:t xml:space="preserve"> </w:t>
      </w:r>
      <w:r w:rsidRPr="005A4F74">
        <w:rPr>
          <w:rFonts w:ascii="Arial Narrow" w:hAnsi="Arial Narrow"/>
          <w:b/>
          <w:sz w:val="20"/>
          <w:szCs w:val="20"/>
        </w:rPr>
        <w:t xml:space="preserve">DE </w:t>
      </w:r>
      <w:r w:rsidR="00083926">
        <w:rPr>
          <w:rFonts w:ascii="Arial Narrow" w:hAnsi="Arial Narrow"/>
          <w:b/>
          <w:sz w:val="20"/>
          <w:szCs w:val="20"/>
        </w:rPr>
        <w:t>2017</w:t>
      </w:r>
      <w:r w:rsidRPr="005A4F74">
        <w:rPr>
          <w:rFonts w:ascii="Arial Narrow" w:hAnsi="Arial Narrow"/>
          <w:b/>
          <w:sz w:val="20"/>
          <w:szCs w:val="20"/>
        </w:rPr>
        <w:t xml:space="preserve">.  </w:t>
      </w:r>
    </w:p>
    <w:p w14:paraId="32DBC00B"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tbl>
      <w:tblPr>
        <w:tblW w:w="9770" w:type="dxa"/>
        <w:tblLayout w:type="fixed"/>
        <w:tblCellMar>
          <w:left w:w="70" w:type="dxa"/>
          <w:right w:w="70" w:type="dxa"/>
        </w:tblCellMar>
        <w:tblLook w:val="0000" w:firstRow="0" w:lastRow="0" w:firstColumn="0" w:lastColumn="0" w:noHBand="0" w:noVBand="0"/>
      </w:tblPr>
      <w:tblGrid>
        <w:gridCol w:w="4748"/>
        <w:gridCol w:w="5022"/>
      </w:tblGrid>
      <w:tr w:rsidR="005A4F74" w:rsidRPr="005A4F74" w14:paraId="21E144A3" w14:textId="77777777" w:rsidTr="001F1386">
        <w:trPr>
          <w:trHeight w:val="292"/>
        </w:trPr>
        <w:tc>
          <w:tcPr>
            <w:tcW w:w="4748" w:type="dxa"/>
          </w:tcPr>
          <w:p w14:paraId="3363478E"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r w:rsidRPr="005A4F74">
              <w:rPr>
                <w:rFonts w:ascii="Arial Narrow" w:hAnsi="Arial Narrow"/>
                <w:b/>
                <w:sz w:val="20"/>
                <w:szCs w:val="20"/>
              </w:rPr>
              <w:t>____________________________________</w:t>
            </w:r>
          </w:p>
        </w:tc>
        <w:tc>
          <w:tcPr>
            <w:tcW w:w="5022" w:type="dxa"/>
          </w:tcPr>
          <w:p w14:paraId="02BCD919"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r w:rsidRPr="005A4F74">
              <w:rPr>
                <w:rFonts w:ascii="Arial Narrow" w:hAnsi="Arial Narrow"/>
                <w:b/>
                <w:sz w:val="20"/>
                <w:szCs w:val="20"/>
              </w:rPr>
              <w:t>_____________________________________</w:t>
            </w:r>
          </w:p>
        </w:tc>
      </w:tr>
      <w:tr w:rsidR="005A4F74" w:rsidRPr="005A4F74" w14:paraId="6ED6370B" w14:textId="77777777" w:rsidTr="001F1386">
        <w:trPr>
          <w:trHeight w:val="1292"/>
        </w:trPr>
        <w:tc>
          <w:tcPr>
            <w:tcW w:w="4748" w:type="dxa"/>
          </w:tcPr>
          <w:p w14:paraId="5A12EFAA" w14:textId="4CD435C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r w:rsidRPr="005A4F74">
              <w:rPr>
                <w:rFonts w:ascii="Arial Narrow" w:hAnsi="Arial Narrow"/>
                <w:b/>
                <w:sz w:val="20"/>
                <w:szCs w:val="20"/>
              </w:rPr>
              <w:t xml:space="preserve">ING. </w:t>
            </w:r>
            <w:r w:rsidR="007336A9">
              <w:rPr>
                <w:rFonts w:ascii="Arial Narrow" w:hAnsi="Arial Narrow"/>
                <w:b/>
                <w:sz w:val="20"/>
                <w:szCs w:val="20"/>
              </w:rPr>
              <w:t>ELEAZAR MACEDO MANZANO</w:t>
            </w:r>
          </w:p>
          <w:p w14:paraId="668BDAA9" w14:textId="0B885C30" w:rsidR="005A4F74" w:rsidRPr="005A4F74" w:rsidRDefault="005A4F74" w:rsidP="00CB2B1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r w:rsidRPr="005A4F74">
              <w:rPr>
                <w:rFonts w:ascii="Arial Narrow" w:hAnsi="Arial Narrow"/>
                <w:b/>
                <w:sz w:val="20"/>
                <w:szCs w:val="20"/>
              </w:rPr>
              <w:t>DIRECTOR GENERAL DE “</w:t>
            </w:r>
            <w:r w:rsidR="007336A9">
              <w:rPr>
                <w:rFonts w:ascii="Arial Narrow" w:hAnsi="Arial Narrow"/>
                <w:b/>
                <w:bCs/>
                <w:sz w:val="20"/>
                <w:szCs w:val="20"/>
              </w:rPr>
              <w:t>BOOKING INTERNATIONAL MÉXICO</w:t>
            </w:r>
          </w:p>
        </w:tc>
        <w:tc>
          <w:tcPr>
            <w:tcW w:w="5022" w:type="dxa"/>
          </w:tcPr>
          <w:p w14:paraId="74E4BFD5" w14:textId="4DD6E89A" w:rsidR="00083926" w:rsidRDefault="00083926" w:rsidP="00CB2B1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r>
              <w:rPr>
                <w:rFonts w:ascii="Arial Narrow" w:hAnsi="Arial Narrow"/>
                <w:b/>
                <w:sz w:val="20"/>
                <w:szCs w:val="20"/>
              </w:rPr>
              <w:t xml:space="preserve">SRA. </w:t>
            </w:r>
            <w:r w:rsidRPr="00083926">
              <w:rPr>
                <w:rFonts w:ascii="Arial Narrow" w:hAnsi="Arial Narrow"/>
                <w:b/>
                <w:sz w:val="20"/>
                <w:szCs w:val="20"/>
              </w:rPr>
              <w:t>NORMA LEDO PARRA</w:t>
            </w:r>
          </w:p>
          <w:p w14:paraId="1F23EA99" w14:textId="07B67582" w:rsidR="005A4F74" w:rsidRPr="005A4F74" w:rsidRDefault="005A4F74" w:rsidP="00CB2B1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r w:rsidRPr="005A4F74">
              <w:rPr>
                <w:rFonts w:ascii="Arial Narrow" w:hAnsi="Arial Narrow"/>
                <w:b/>
                <w:sz w:val="20"/>
                <w:szCs w:val="20"/>
              </w:rPr>
              <w:t>REPRESENTANTE LEGAL</w:t>
            </w:r>
            <w:r w:rsidR="00083926">
              <w:rPr>
                <w:rFonts w:ascii="Arial Narrow" w:hAnsi="Arial Narrow"/>
                <w:b/>
                <w:sz w:val="20"/>
                <w:szCs w:val="20"/>
              </w:rPr>
              <w:t xml:space="preserve"> DE LA SRA. </w:t>
            </w:r>
            <w:r w:rsidR="00083926" w:rsidRPr="00083926">
              <w:rPr>
                <w:rFonts w:ascii="Arial Narrow" w:hAnsi="Arial Narrow"/>
                <w:b/>
                <w:sz w:val="20"/>
                <w:szCs w:val="20"/>
              </w:rPr>
              <w:t>NORMA LEDO PARRA</w:t>
            </w:r>
          </w:p>
          <w:p w14:paraId="3FEBBB09"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p w14:paraId="51731EBC"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p w14:paraId="486F03AA"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p w14:paraId="65EC63C7"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p w14:paraId="38BCAD06"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p w14:paraId="39468FF4"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p w14:paraId="630D5623"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p w14:paraId="11AE5608"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p w14:paraId="68273829"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p w14:paraId="43A27322"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p w14:paraId="4A27AAF4"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tc>
      </w:tr>
    </w:tbl>
    <w:p w14:paraId="11883E77" w14:textId="6D13F12B" w:rsidR="00182375" w:rsidRPr="008F4B60" w:rsidRDefault="00123488"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sz w:val="20"/>
          <w:szCs w:val="20"/>
        </w:rPr>
      </w:pPr>
      <w:r>
        <w:rPr>
          <w:rFonts w:ascii="Arial Narrow" w:hAnsi="Arial Narrow"/>
          <w:sz w:val="20"/>
          <w:szCs w:val="20"/>
        </w:rPr>
        <w:t>0</w:t>
      </w:r>
      <w:bookmarkStart w:id="3" w:name="_GoBack"/>
      <w:bookmarkEnd w:id="3"/>
    </w:p>
    <w:sectPr w:rsidR="00182375" w:rsidRPr="008F4B60" w:rsidSect="003731D7">
      <w:headerReference w:type="default" r:id="rId8"/>
      <w:pgSz w:w="12240" w:h="15840"/>
      <w:pgMar w:top="1417" w:right="1701" w:bottom="2269"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4A04A8" w14:textId="77777777" w:rsidR="00C542EF" w:rsidRDefault="00C542EF" w:rsidP="00805E74">
      <w:pPr>
        <w:spacing w:after="0" w:line="240" w:lineRule="auto"/>
      </w:pPr>
      <w:r>
        <w:separator/>
      </w:r>
    </w:p>
  </w:endnote>
  <w:endnote w:type="continuationSeparator" w:id="0">
    <w:p w14:paraId="1378A24A" w14:textId="77777777" w:rsidR="00C542EF" w:rsidRDefault="00C542EF" w:rsidP="00805E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E30505" w14:textId="77777777" w:rsidR="00C542EF" w:rsidRDefault="00C542EF" w:rsidP="00805E74">
      <w:pPr>
        <w:spacing w:after="0" w:line="240" w:lineRule="auto"/>
      </w:pPr>
      <w:r>
        <w:separator/>
      </w:r>
    </w:p>
  </w:footnote>
  <w:footnote w:type="continuationSeparator" w:id="0">
    <w:p w14:paraId="5F5F28D6" w14:textId="77777777" w:rsidR="00C542EF" w:rsidRDefault="00C542EF" w:rsidP="00805E7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03071" w14:textId="46A4C47A" w:rsidR="005A4F74" w:rsidRDefault="00C542EF" w:rsidP="005A4F74">
    <w:pPr>
      <w:pStyle w:val="Encabezado"/>
      <w:tabs>
        <w:tab w:val="clear" w:pos="4419"/>
      </w:tabs>
    </w:pPr>
    <w:r>
      <w:rPr>
        <w:noProof/>
      </w:rPr>
      <w:pict w14:anchorId="49F7E8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11.7pt;margin-top:53.15pt;width:515.25pt;height:702.75pt;z-index:-251658752;mso-position-horizontal-relative:text;mso-position-vertical-relative:text;mso-width-relative:page;mso-height-relative:page">
          <v:imagedata r:id="rId1" o:title="CARTA 2 CONTR"/>
        </v:shape>
      </w:pict>
    </w:r>
    <w:r w:rsidR="005A4F74">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C4973"/>
    <w:multiLevelType w:val="hybridMultilevel"/>
    <w:tmpl w:val="27CAD5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A157AE7"/>
    <w:multiLevelType w:val="hybridMultilevel"/>
    <w:tmpl w:val="A904926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E5C0621"/>
    <w:multiLevelType w:val="multilevel"/>
    <w:tmpl w:val="8490F1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1304320E"/>
    <w:multiLevelType w:val="hybridMultilevel"/>
    <w:tmpl w:val="D83021B0"/>
    <w:lvl w:ilvl="0" w:tplc="1BD6297C">
      <w:start w:val="1"/>
      <w:numFmt w:val="lowerLetter"/>
      <w:lvlText w:val="%1)"/>
      <w:lvlJc w:val="left"/>
      <w:pPr>
        <w:ind w:left="915" w:hanging="55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28F864DF"/>
    <w:multiLevelType w:val="hybridMultilevel"/>
    <w:tmpl w:val="11C037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3AED6714"/>
    <w:multiLevelType w:val="multilevel"/>
    <w:tmpl w:val="950213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3EA163DB"/>
    <w:multiLevelType w:val="hybridMultilevel"/>
    <w:tmpl w:val="ABC2B408"/>
    <w:lvl w:ilvl="0" w:tplc="8FCE7D0C">
      <w:start w:val="1"/>
      <w:numFmt w:val="upperRoman"/>
      <w:lvlText w:val="%1."/>
      <w:lvlJc w:val="left"/>
      <w:pPr>
        <w:ind w:left="1080" w:hanging="72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52A547FC"/>
    <w:multiLevelType w:val="hybridMultilevel"/>
    <w:tmpl w:val="73B2FE94"/>
    <w:lvl w:ilvl="0" w:tplc="D2686B1C">
      <w:start w:val="1"/>
      <w:numFmt w:val="lowerLetter"/>
      <w:lvlText w:val="%1)"/>
      <w:lvlJc w:val="left"/>
      <w:pPr>
        <w:ind w:left="720" w:hanging="360"/>
      </w:pPr>
      <w:rPr>
        <w:rFonts w:cs="Times New Roman" w:hint="default"/>
        <w:b w:val="0"/>
        <w:color w:val="00000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65B0511F"/>
    <w:multiLevelType w:val="hybridMultilevel"/>
    <w:tmpl w:val="B8DC7D6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nsid w:val="66983037"/>
    <w:multiLevelType w:val="hybridMultilevel"/>
    <w:tmpl w:val="6BD8C70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77AC4B29"/>
    <w:multiLevelType w:val="hybridMultilevel"/>
    <w:tmpl w:val="45DC66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0"/>
  </w:num>
  <w:num w:numId="5">
    <w:abstractNumId w:val="0"/>
  </w:num>
  <w:num w:numId="6">
    <w:abstractNumId w:val="8"/>
  </w:num>
  <w:num w:numId="7">
    <w:abstractNumId w:val="4"/>
  </w:num>
  <w:num w:numId="8">
    <w:abstractNumId w:val="9"/>
  </w:num>
  <w:num w:numId="9">
    <w:abstractNumId w:val="7"/>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963"/>
    <w:rsid w:val="000238CD"/>
    <w:rsid w:val="00034C47"/>
    <w:rsid w:val="00060374"/>
    <w:rsid w:val="00060F42"/>
    <w:rsid w:val="00072F5E"/>
    <w:rsid w:val="00083926"/>
    <w:rsid w:val="000C1BD5"/>
    <w:rsid w:val="000D2EE1"/>
    <w:rsid w:val="000D32BB"/>
    <w:rsid w:val="000D72A4"/>
    <w:rsid w:val="000F053D"/>
    <w:rsid w:val="00100D1B"/>
    <w:rsid w:val="001124F8"/>
    <w:rsid w:val="00112855"/>
    <w:rsid w:val="00113D2D"/>
    <w:rsid w:val="0012085F"/>
    <w:rsid w:val="00123488"/>
    <w:rsid w:val="00135FF1"/>
    <w:rsid w:val="00170596"/>
    <w:rsid w:val="00170CC3"/>
    <w:rsid w:val="00171FFD"/>
    <w:rsid w:val="00173455"/>
    <w:rsid w:val="00174985"/>
    <w:rsid w:val="00175183"/>
    <w:rsid w:val="00182375"/>
    <w:rsid w:val="001823E2"/>
    <w:rsid w:val="001C0DA8"/>
    <w:rsid w:val="001E704E"/>
    <w:rsid w:val="0022435D"/>
    <w:rsid w:val="00240FF8"/>
    <w:rsid w:val="00246AFB"/>
    <w:rsid w:val="00252928"/>
    <w:rsid w:val="00260630"/>
    <w:rsid w:val="00261497"/>
    <w:rsid w:val="00277490"/>
    <w:rsid w:val="002A28B6"/>
    <w:rsid w:val="002C1A29"/>
    <w:rsid w:val="002C3862"/>
    <w:rsid w:val="002C4E78"/>
    <w:rsid w:val="002C7409"/>
    <w:rsid w:val="002D1A54"/>
    <w:rsid w:val="002D3C9D"/>
    <w:rsid w:val="002E1727"/>
    <w:rsid w:val="003034A3"/>
    <w:rsid w:val="00306675"/>
    <w:rsid w:val="00315F59"/>
    <w:rsid w:val="00352FAD"/>
    <w:rsid w:val="00353C10"/>
    <w:rsid w:val="003674A4"/>
    <w:rsid w:val="0037062F"/>
    <w:rsid w:val="003731D7"/>
    <w:rsid w:val="00390B0B"/>
    <w:rsid w:val="00394F89"/>
    <w:rsid w:val="003A12E3"/>
    <w:rsid w:val="003A673D"/>
    <w:rsid w:val="003D204D"/>
    <w:rsid w:val="003D4C3C"/>
    <w:rsid w:val="003D5C1C"/>
    <w:rsid w:val="00417D90"/>
    <w:rsid w:val="0042086F"/>
    <w:rsid w:val="00431963"/>
    <w:rsid w:val="00450ACF"/>
    <w:rsid w:val="004550BC"/>
    <w:rsid w:val="00455A25"/>
    <w:rsid w:val="00465535"/>
    <w:rsid w:val="00465B67"/>
    <w:rsid w:val="00471B9C"/>
    <w:rsid w:val="00481362"/>
    <w:rsid w:val="00481E97"/>
    <w:rsid w:val="004939E0"/>
    <w:rsid w:val="004C0427"/>
    <w:rsid w:val="004D14FE"/>
    <w:rsid w:val="004D1921"/>
    <w:rsid w:val="004D640C"/>
    <w:rsid w:val="004F66B3"/>
    <w:rsid w:val="004F68D8"/>
    <w:rsid w:val="00501202"/>
    <w:rsid w:val="00504C76"/>
    <w:rsid w:val="0052479E"/>
    <w:rsid w:val="005439C8"/>
    <w:rsid w:val="005542B4"/>
    <w:rsid w:val="00590835"/>
    <w:rsid w:val="005A4F74"/>
    <w:rsid w:val="005A5772"/>
    <w:rsid w:val="005B6F00"/>
    <w:rsid w:val="005C2892"/>
    <w:rsid w:val="006039D0"/>
    <w:rsid w:val="006119CA"/>
    <w:rsid w:val="00614225"/>
    <w:rsid w:val="00620E73"/>
    <w:rsid w:val="006220E8"/>
    <w:rsid w:val="00652EC3"/>
    <w:rsid w:val="006604CE"/>
    <w:rsid w:val="00677F3B"/>
    <w:rsid w:val="006A19F5"/>
    <w:rsid w:val="006A396E"/>
    <w:rsid w:val="006A5FDA"/>
    <w:rsid w:val="006C7DC7"/>
    <w:rsid w:val="0070086A"/>
    <w:rsid w:val="00702459"/>
    <w:rsid w:val="00705D78"/>
    <w:rsid w:val="007104B8"/>
    <w:rsid w:val="007207C6"/>
    <w:rsid w:val="00732730"/>
    <w:rsid w:val="007336A9"/>
    <w:rsid w:val="00734195"/>
    <w:rsid w:val="00770721"/>
    <w:rsid w:val="0077374A"/>
    <w:rsid w:val="007A49D4"/>
    <w:rsid w:val="007A6801"/>
    <w:rsid w:val="007D1C54"/>
    <w:rsid w:val="007D4700"/>
    <w:rsid w:val="007F1D87"/>
    <w:rsid w:val="00805E74"/>
    <w:rsid w:val="008216C3"/>
    <w:rsid w:val="0083798F"/>
    <w:rsid w:val="008957D6"/>
    <w:rsid w:val="008B0200"/>
    <w:rsid w:val="008B463E"/>
    <w:rsid w:val="008E3866"/>
    <w:rsid w:val="008F4B60"/>
    <w:rsid w:val="00925835"/>
    <w:rsid w:val="00927D30"/>
    <w:rsid w:val="00936891"/>
    <w:rsid w:val="0095525E"/>
    <w:rsid w:val="00966C2A"/>
    <w:rsid w:val="009B3783"/>
    <w:rsid w:val="009C28BE"/>
    <w:rsid w:val="009D2691"/>
    <w:rsid w:val="009E4B44"/>
    <w:rsid w:val="009F1539"/>
    <w:rsid w:val="00A04DDB"/>
    <w:rsid w:val="00A21217"/>
    <w:rsid w:val="00A24D39"/>
    <w:rsid w:val="00A42A84"/>
    <w:rsid w:val="00A4312A"/>
    <w:rsid w:val="00A76A88"/>
    <w:rsid w:val="00AA38DC"/>
    <w:rsid w:val="00AA3D82"/>
    <w:rsid w:val="00AA6D98"/>
    <w:rsid w:val="00AA6E56"/>
    <w:rsid w:val="00AC3DC9"/>
    <w:rsid w:val="00AC6D2C"/>
    <w:rsid w:val="00AD2296"/>
    <w:rsid w:val="00AE18EA"/>
    <w:rsid w:val="00AE1919"/>
    <w:rsid w:val="00AE7492"/>
    <w:rsid w:val="00AE7CD5"/>
    <w:rsid w:val="00B00EB8"/>
    <w:rsid w:val="00B21B55"/>
    <w:rsid w:val="00B43F70"/>
    <w:rsid w:val="00BA7C39"/>
    <w:rsid w:val="00BC391C"/>
    <w:rsid w:val="00BE7BD9"/>
    <w:rsid w:val="00C01CCC"/>
    <w:rsid w:val="00C051E7"/>
    <w:rsid w:val="00C17C66"/>
    <w:rsid w:val="00C520CD"/>
    <w:rsid w:val="00C542EF"/>
    <w:rsid w:val="00C55C86"/>
    <w:rsid w:val="00C6040F"/>
    <w:rsid w:val="00C861BD"/>
    <w:rsid w:val="00CA606E"/>
    <w:rsid w:val="00CB2B12"/>
    <w:rsid w:val="00CD5C38"/>
    <w:rsid w:val="00CD73A3"/>
    <w:rsid w:val="00CF1A6E"/>
    <w:rsid w:val="00D0514E"/>
    <w:rsid w:val="00D10C1F"/>
    <w:rsid w:val="00D12F5A"/>
    <w:rsid w:val="00D22BD9"/>
    <w:rsid w:val="00D5592D"/>
    <w:rsid w:val="00DB41C7"/>
    <w:rsid w:val="00DD1B64"/>
    <w:rsid w:val="00DF167D"/>
    <w:rsid w:val="00DF72B0"/>
    <w:rsid w:val="00E17731"/>
    <w:rsid w:val="00E25928"/>
    <w:rsid w:val="00E6069F"/>
    <w:rsid w:val="00E63F0D"/>
    <w:rsid w:val="00E95EA5"/>
    <w:rsid w:val="00EB3E20"/>
    <w:rsid w:val="00EB49CD"/>
    <w:rsid w:val="00EC4CA9"/>
    <w:rsid w:val="00F04CF5"/>
    <w:rsid w:val="00F0689B"/>
    <w:rsid w:val="00F12FC5"/>
    <w:rsid w:val="00F17476"/>
    <w:rsid w:val="00F20E4B"/>
    <w:rsid w:val="00F23361"/>
    <w:rsid w:val="00F406A3"/>
    <w:rsid w:val="00F6400E"/>
    <w:rsid w:val="00F67FEE"/>
    <w:rsid w:val="00F9054A"/>
    <w:rsid w:val="00FB4E40"/>
    <w:rsid w:val="00FB5E48"/>
    <w:rsid w:val="00FC2434"/>
    <w:rsid w:val="00FC46F9"/>
    <w:rsid w:val="00FD229A"/>
    <w:rsid w:val="00FE64EA"/>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6818552C"/>
  <w15:docId w15:val="{BE06D80C-2EE3-438B-9C35-2766BF45F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798F"/>
  </w:style>
  <w:style w:type="paragraph" w:styleId="Ttulo1">
    <w:name w:val="heading 1"/>
    <w:basedOn w:val="Normal"/>
    <w:next w:val="Normal"/>
    <w:link w:val="Ttulo1Car"/>
    <w:uiPriority w:val="9"/>
    <w:qFormat/>
    <w:rsid w:val="0017498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qFormat/>
    <w:rsid w:val="00182375"/>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right="144"/>
      <w:jc w:val="center"/>
      <w:outlineLvl w:val="1"/>
    </w:pPr>
    <w:rPr>
      <w:rFonts w:ascii="Bookman Old Style" w:eastAsia="Times New Roman" w:hAnsi="Bookman Old Style" w:cs="Times New Roman"/>
      <w:b/>
      <w:sz w:val="24"/>
      <w:szCs w:val="20"/>
      <w:lang w:val="es-ES_tradnl" w:eastAsia="es-ES"/>
    </w:rPr>
  </w:style>
  <w:style w:type="paragraph" w:styleId="Ttulo5">
    <w:name w:val="heading 5"/>
    <w:basedOn w:val="Normal"/>
    <w:next w:val="Normal"/>
    <w:link w:val="Ttulo5Car"/>
    <w:uiPriority w:val="9"/>
    <w:semiHidden/>
    <w:unhideWhenUsed/>
    <w:qFormat/>
    <w:rsid w:val="0017498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43196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2Car">
    <w:name w:val="Título 2 Car"/>
    <w:basedOn w:val="Fuentedeprrafopredeter"/>
    <w:link w:val="Ttulo2"/>
    <w:rsid w:val="00182375"/>
    <w:rPr>
      <w:rFonts w:ascii="Bookman Old Style" w:eastAsia="Times New Roman" w:hAnsi="Bookman Old Style" w:cs="Times New Roman"/>
      <w:b/>
      <w:sz w:val="24"/>
      <w:szCs w:val="20"/>
      <w:lang w:val="es-ES_tradnl" w:eastAsia="es-ES"/>
    </w:rPr>
  </w:style>
  <w:style w:type="paragraph" w:styleId="Prrafodelista">
    <w:name w:val="List Paragraph"/>
    <w:basedOn w:val="Normal"/>
    <w:uiPriority w:val="34"/>
    <w:qFormat/>
    <w:rsid w:val="007D1C54"/>
    <w:pPr>
      <w:spacing w:after="0" w:line="240" w:lineRule="auto"/>
      <w:ind w:left="720"/>
      <w:contextualSpacing/>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F17476"/>
    <w:pPr>
      <w:spacing w:before="100" w:beforeAutospacing="1" w:after="100" w:afterAutospacing="1" w:line="240" w:lineRule="auto"/>
    </w:pPr>
    <w:rPr>
      <w:rFonts w:ascii="Times New Roman" w:hAnsi="Times New Roman" w:cs="Times New Roman"/>
      <w:sz w:val="24"/>
      <w:szCs w:val="24"/>
      <w:lang w:eastAsia="es-MX"/>
    </w:rPr>
  </w:style>
  <w:style w:type="character" w:customStyle="1" w:styleId="Ttulo1Car">
    <w:name w:val="Título 1 Car"/>
    <w:basedOn w:val="Fuentedeprrafopredeter"/>
    <w:link w:val="Ttulo1"/>
    <w:uiPriority w:val="9"/>
    <w:rsid w:val="00174985"/>
    <w:rPr>
      <w:rFonts w:asciiTheme="majorHAnsi" w:eastAsiaTheme="majorEastAsia" w:hAnsiTheme="majorHAnsi" w:cstheme="majorBidi"/>
      <w:b/>
      <w:bCs/>
      <w:color w:val="365F91" w:themeColor="accent1" w:themeShade="BF"/>
      <w:sz w:val="28"/>
      <w:szCs w:val="28"/>
    </w:rPr>
  </w:style>
  <w:style w:type="character" w:customStyle="1" w:styleId="Ttulo5Car">
    <w:name w:val="Título 5 Car"/>
    <w:basedOn w:val="Fuentedeprrafopredeter"/>
    <w:link w:val="Ttulo5"/>
    <w:uiPriority w:val="9"/>
    <w:semiHidden/>
    <w:rsid w:val="00174985"/>
    <w:rPr>
      <w:rFonts w:asciiTheme="majorHAnsi" w:eastAsiaTheme="majorEastAsia" w:hAnsiTheme="majorHAnsi" w:cstheme="majorBidi"/>
      <w:color w:val="243F60" w:themeColor="accent1" w:themeShade="7F"/>
    </w:rPr>
  </w:style>
  <w:style w:type="character" w:styleId="Hipervnculo">
    <w:name w:val="Hyperlink"/>
    <w:basedOn w:val="Fuentedeprrafopredeter"/>
    <w:semiHidden/>
    <w:unhideWhenUsed/>
    <w:rsid w:val="00174985"/>
    <w:rPr>
      <w:color w:val="0000FF"/>
      <w:u w:val="single"/>
    </w:rPr>
  </w:style>
  <w:style w:type="paragraph" w:styleId="Textoindependiente">
    <w:name w:val="Body Text"/>
    <w:basedOn w:val="Normal"/>
    <w:link w:val="TextoindependienteCar"/>
    <w:unhideWhenUsed/>
    <w:rsid w:val="00174985"/>
    <w:pPr>
      <w:spacing w:after="0" w:line="240" w:lineRule="auto"/>
    </w:pPr>
    <w:rPr>
      <w:rFonts w:ascii="Times New Roman" w:eastAsia="Times New Roman" w:hAnsi="Times New Roman" w:cs="Times New Roman"/>
      <w:sz w:val="20"/>
      <w:szCs w:val="24"/>
    </w:rPr>
  </w:style>
  <w:style w:type="character" w:customStyle="1" w:styleId="TextoindependienteCar">
    <w:name w:val="Texto independiente Car"/>
    <w:basedOn w:val="Fuentedeprrafopredeter"/>
    <w:link w:val="Textoindependiente"/>
    <w:rsid w:val="00174985"/>
    <w:rPr>
      <w:rFonts w:ascii="Times New Roman" w:eastAsia="Times New Roman" w:hAnsi="Times New Roman" w:cs="Times New Roman"/>
      <w:sz w:val="20"/>
      <w:szCs w:val="24"/>
    </w:rPr>
  </w:style>
  <w:style w:type="paragraph" w:styleId="Textodeglobo">
    <w:name w:val="Balloon Text"/>
    <w:basedOn w:val="Normal"/>
    <w:link w:val="TextodegloboCar"/>
    <w:uiPriority w:val="99"/>
    <w:semiHidden/>
    <w:unhideWhenUsed/>
    <w:rsid w:val="0017498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4985"/>
    <w:rPr>
      <w:rFonts w:ascii="Tahoma" w:hAnsi="Tahoma" w:cs="Tahoma"/>
      <w:sz w:val="16"/>
      <w:szCs w:val="16"/>
    </w:rPr>
  </w:style>
  <w:style w:type="character" w:customStyle="1" w:styleId="apple-converted-space">
    <w:name w:val="apple-converted-space"/>
    <w:basedOn w:val="Fuentedeprrafopredeter"/>
    <w:rsid w:val="00652EC3"/>
  </w:style>
  <w:style w:type="paragraph" w:styleId="Encabezado">
    <w:name w:val="header"/>
    <w:basedOn w:val="Normal"/>
    <w:link w:val="EncabezadoCar"/>
    <w:uiPriority w:val="99"/>
    <w:unhideWhenUsed/>
    <w:rsid w:val="00805E7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5E74"/>
  </w:style>
  <w:style w:type="paragraph" w:styleId="Piedepgina">
    <w:name w:val="footer"/>
    <w:basedOn w:val="Normal"/>
    <w:link w:val="PiedepginaCar"/>
    <w:uiPriority w:val="99"/>
    <w:unhideWhenUsed/>
    <w:rsid w:val="00805E7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5E74"/>
  </w:style>
  <w:style w:type="paragraph" w:styleId="Sinespaciado">
    <w:name w:val="No Spacing"/>
    <w:uiPriority w:val="1"/>
    <w:qFormat/>
    <w:rsid w:val="008F4B60"/>
    <w:pPr>
      <w:spacing w:after="0" w:line="240" w:lineRule="auto"/>
    </w:pPr>
    <w:rPr>
      <w:rFonts w:ascii="Calibri" w:eastAsia="Calibri" w:hAnsi="Calibri" w:cs="Times New Roman"/>
    </w:rPr>
  </w:style>
  <w:style w:type="paragraph" w:styleId="Revisin">
    <w:name w:val="Revision"/>
    <w:hidden/>
    <w:uiPriority w:val="99"/>
    <w:semiHidden/>
    <w:rsid w:val="00455A25"/>
    <w:pPr>
      <w:spacing w:after="0" w:line="240" w:lineRule="auto"/>
    </w:pPr>
  </w:style>
  <w:style w:type="character" w:styleId="Refdecomentario">
    <w:name w:val="annotation reference"/>
    <w:basedOn w:val="Fuentedeprrafopredeter"/>
    <w:uiPriority w:val="99"/>
    <w:semiHidden/>
    <w:unhideWhenUsed/>
    <w:rsid w:val="00240FF8"/>
    <w:rPr>
      <w:sz w:val="16"/>
      <w:szCs w:val="16"/>
    </w:rPr>
  </w:style>
  <w:style w:type="paragraph" w:styleId="Textocomentario">
    <w:name w:val="annotation text"/>
    <w:basedOn w:val="Normal"/>
    <w:link w:val="TextocomentarioCar"/>
    <w:uiPriority w:val="99"/>
    <w:semiHidden/>
    <w:unhideWhenUsed/>
    <w:rsid w:val="00240F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40FF8"/>
    <w:rPr>
      <w:sz w:val="20"/>
      <w:szCs w:val="20"/>
    </w:rPr>
  </w:style>
  <w:style w:type="paragraph" w:styleId="Asuntodelcomentario">
    <w:name w:val="annotation subject"/>
    <w:basedOn w:val="Textocomentario"/>
    <w:next w:val="Textocomentario"/>
    <w:link w:val="AsuntodelcomentarioCar"/>
    <w:uiPriority w:val="99"/>
    <w:semiHidden/>
    <w:unhideWhenUsed/>
    <w:rsid w:val="00240FF8"/>
    <w:rPr>
      <w:b/>
      <w:bCs/>
    </w:rPr>
  </w:style>
  <w:style w:type="character" w:customStyle="1" w:styleId="AsuntodelcomentarioCar">
    <w:name w:val="Asunto del comentario Car"/>
    <w:basedOn w:val="TextocomentarioCar"/>
    <w:link w:val="Asuntodelcomentario"/>
    <w:uiPriority w:val="99"/>
    <w:semiHidden/>
    <w:rsid w:val="00240FF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977647">
      <w:bodyDiv w:val="1"/>
      <w:marLeft w:val="0"/>
      <w:marRight w:val="0"/>
      <w:marTop w:val="0"/>
      <w:marBottom w:val="0"/>
      <w:divBdr>
        <w:top w:val="none" w:sz="0" w:space="0" w:color="auto"/>
        <w:left w:val="none" w:sz="0" w:space="0" w:color="auto"/>
        <w:bottom w:val="none" w:sz="0" w:space="0" w:color="auto"/>
        <w:right w:val="none" w:sz="0" w:space="0" w:color="auto"/>
      </w:divBdr>
    </w:div>
    <w:div w:id="137185493">
      <w:bodyDiv w:val="1"/>
      <w:marLeft w:val="0"/>
      <w:marRight w:val="0"/>
      <w:marTop w:val="0"/>
      <w:marBottom w:val="0"/>
      <w:divBdr>
        <w:top w:val="none" w:sz="0" w:space="0" w:color="auto"/>
        <w:left w:val="none" w:sz="0" w:space="0" w:color="auto"/>
        <w:bottom w:val="none" w:sz="0" w:space="0" w:color="auto"/>
        <w:right w:val="none" w:sz="0" w:space="0" w:color="auto"/>
      </w:divBdr>
    </w:div>
    <w:div w:id="257982249">
      <w:bodyDiv w:val="1"/>
      <w:marLeft w:val="0"/>
      <w:marRight w:val="0"/>
      <w:marTop w:val="0"/>
      <w:marBottom w:val="0"/>
      <w:divBdr>
        <w:top w:val="none" w:sz="0" w:space="0" w:color="auto"/>
        <w:left w:val="none" w:sz="0" w:space="0" w:color="auto"/>
        <w:bottom w:val="none" w:sz="0" w:space="0" w:color="auto"/>
        <w:right w:val="none" w:sz="0" w:space="0" w:color="auto"/>
      </w:divBdr>
    </w:div>
    <w:div w:id="279385515">
      <w:bodyDiv w:val="1"/>
      <w:marLeft w:val="0"/>
      <w:marRight w:val="0"/>
      <w:marTop w:val="0"/>
      <w:marBottom w:val="0"/>
      <w:divBdr>
        <w:top w:val="none" w:sz="0" w:space="0" w:color="auto"/>
        <w:left w:val="none" w:sz="0" w:space="0" w:color="auto"/>
        <w:bottom w:val="none" w:sz="0" w:space="0" w:color="auto"/>
        <w:right w:val="none" w:sz="0" w:space="0" w:color="auto"/>
      </w:divBdr>
    </w:div>
    <w:div w:id="291592605">
      <w:bodyDiv w:val="1"/>
      <w:marLeft w:val="0"/>
      <w:marRight w:val="0"/>
      <w:marTop w:val="0"/>
      <w:marBottom w:val="0"/>
      <w:divBdr>
        <w:top w:val="none" w:sz="0" w:space="0" w:color="auto"/>
        <w:left w:val="none" w:sz="0" w:space="0" w:color="auto"/>
        <w:bottom w:val="none" w:sz="0" w:space="0" w:color="auto"/>
        <w:right w:val="none" w:sz="0" w:space="0" w:color="auto"/>
      </w:divBdr>
    </w:div>
    <w:div w:id="502741471">
      <w:bodyDiv w:val="1"/>
      <w:marLeft w:val="0"/>
      <w:marRight w:val="0"/>
      <w:marTop w:val="0"/>
      <w:marBottom w:val="0"/>
      <w:divBdr>
        <w:top w:val="none" w:sz="0" w:space="0" w:color="auto"/>
        <w:left w:val="none" w:sz="0" w:space="0" w:color="auto"/>
        <w:bottom w:val="none" w:sz="0" w:space="0" w:color="auto"/>
        <w:right w:val="none" w:sz="0" w:space="0" w:color="auto"/>
      </w:divBdr>
    </w:div>
    <w:div w:id="974068800">
      <w:bodyDiv w:val="1"/>
      <w:marLeft w:val="0"/>
      <w:marRight w:val="0"/>
      <w:marTop w:val="0"/>
      <w:marBottom w:val="0"/>
      <w:divBdr>
        <w:top w:val="none" w:sz="0" w:space="0" w:color="auto"/>
        <w:left w:val="none" w:sz="0" w:space="0" w:color="auto"/>
        <w:bottom w:val="none" w:sz="0" w:space="0" w:color="auto"/>
        <w:right w:val="none" w:sz="0" w:space="0" w:color="auto"/>
      </w:divBdr>
    </w:div>
    <w:div w:id="1036850266">
      <w:bodyDiv w:val="1"/>
      <w:marLeft w:val="0"/>
      <w:marRight w:val="0"/>
      <w:marTop w:val="0"/>
      <w:marBottom w:val="0"/>
      <w:divBdr>
        <w:top w:val="none" w:sz="0" w:space="0" w:color="auto"/>
        <w:left w:val="none" w:sz="0" w:space="0" w:color="auto"/>
        <w:bottom w:val="none" w:sz="0" w:space="0" w:color="auto"/>
        <w:right w:val="none" w:sz="0" w:space="0" w:color="auto"/>
      </w:divBdr>
    </w:div>
    <w:div w:id="1332443266">
      <w:bodyDiv w:val="1"/>
      <w:marLeft w:val="0"/>
      <w:marRight w:val="0"/>
      <w:marTop w:val="0"/>
      <w:marBottom w:val="0"/>
      <w:divBdr>
        <w:top w:val="none" w:sz="0" w:space="0" w:color="auto"/>
        <w:left w:val="none" w:sz="0" w:space="0" w:color="auto"/>
        <w:bottom w:val="none" w:sz="0" w:space="0" w:color="auto"/>
        <w:right w:val="none" w:sz="0" w:space="0" w:color="auto"/>
      </w:divBdr>
    </w:div>
    <w:div w:id="1683436112">
      <w:bodyDiv w:val="1"/>
      <w:marLeft w:val="0"/>
      <w:marRight w:val="0"/>
      <w:marTop w:val="0"/>
      <w:marBottom w:val="0"/>
      <w:divBdr>
        <w:top w:val="none" w:sz="0" w:space="0" w:color="auto"/>
        <w:left w:val="none" w:sz="0" w:space="0" w:color="auto"/>
        <w:bottom w:val="none" w:sz="0" w:space="0" w:color="auto"/>
        <w:right w:val="none" w:sz="0" w:space="0" w:color="auto"/>
      </w:divBdr>
    </w:div>
    <w:div w:id="2026398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E3471-7560-4AF8-B44C-880FC0260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Pages>
  <Words>2404</Words>
  <Characters>13228</Characters>
  <Application>Microsoft Office Word</Application>
  <DocSecurity>0</DocSecurity>
  <Lines>110</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15601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ELY</dc:creator>
  <cp:lastModifiedBy>pc</cp:lastModifiedBy>
  <cp:revision>3</cp:revision>
  <cp:lastPrinted>2017-02-22T19:56:00Z</cp:lastPrinted>
  <dcterms:created xsi:type="dcterms:W3CDTF">2017-02-22T19:55:00Z</dcterms:created>
  <dcterms:modified xsi:type="dcterms:W3CDTF">2017-02-22T19:58:00Z</dcterms:modified>
</cp:coreProperties>
</file>